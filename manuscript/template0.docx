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B0740" w14:textId="4010455D" w:rsidR="00B66F80" w:rsidRDefault="00B66F80" w:rsidP="00793174">
      <w:pPr>
        <w:spacing w:after="0" w:line="360" w:lineRule="auto"/>
        <w:jc w:val="center"/>
        <w:rPr>
          <w:rFonts w:ascii="Times New Roman" w:hAnsi="Times New Roman" w:cs="Times New Roman"/>
          <w:b/>
          <w:bCs/>
          <w:sz w:val="28"/>
          <w:szCs w:val="28"/>
        </w:rPr>
      </w:pPr>
      <w:r w:rsidRPr="00B66F80">
        <w:rPr>
          <w:rFonts w:ascii="Times New Roman" w:hAnsi="Times New Roman" w:cs="Times New Roman"/>
          <w:b/>
          <w:bCs/>
          <w:sz w:val="28"/>
          <w:szCs w:val="28"/>
        </w:rPr>
        <w:t xml:space="preserve">Understanding behavior of nitrate and water in first coordination shell </w:t>
      </w:r>
      <w:r w:rsidR="000A4AFA">
        <w:rPr>
          <w:rFonts w:ascii="Times New Roman" w:hAnsi="Times New Roman" w:cs="Times New Roman"/>
          <w:b/>
          <w:bCs/>
          <w:sz w:val="28"/>
          <w:szCs w:val="28"/>
        </w:rPr>
        <w:t>of la</w:t>
      </w:r>
      <w:r w:rsidR="007B6547">
        <w:rPr>
          <w:rFonts w:ascii="Times New Roman" w:hAnsi="Times New Roman" w:cs="Times New Roman"/>
          <w:b/>
          <w:bCs/>
          <w:sz w:val="28"/>
          <w:szCs w:val="28"/>
        </w:rPr>
        <w:t xml:space="preserve">nthanide complexes </w:t>
      </w:r>
      <w:r w:rsidR="00AF6902">
        <w:rPr>
          <w:rFonts w:ascii="Times New Roman" w:hAnsi="Times New Roman" w:cs="Times New Roman"/>
          <w:b/>
          <w:bCs/>
          <w:sz w:val="28"/>
          <w:szCs w:val="28"/>
        </w:rPr>
        <w:t>from the</w:t>
      </w:r>
      <w:r w:rsidRPr="00B66F80">
        <w:rPr>
          <w:rFonts w:ascii="Times New Roman" w:hAnsi="Times New Roman" w:cs="Times New Roman"/>
          <w:b/>
          <w:bCs/>
          <w:sz w:val="28"/>
          <w:szCs w:val="28"/>
        </w:rPr>
        <w:t xml:space="preserve"> Cambridge Structure Database</w:t>
      </w:r>
    </w:p>
    <w:p w14:paraId="7A74AB85" w14:textId="61DE0CB9" w:rsidR="00793174" w:rsidRPr="00042CB1" w:rsidRDefault="00793174" w:rsidP="0079317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Shicheng Li</w:t>
      </w:r>
      <w:r w:rsidRPr="00042CB1">
        <w:rPr>
          <w:rFonts w:ascii="Times New Roman" w:hAnsi="Times New Roman" w:cs="Times New Roman"/>
          <w:color w:val="000000" w:themeColor="text1"/>
          <w:sz w:val="24"/>
          <w:szCs w:val="24"/>
        </w:rPr>
        <w:t>,</w:t>
      </w:r>
      <w:r w:rsidRPr="00042CB1">
        <w:rPr>
          <w:rFonts w:ascii="Times New Roman" w:hAnsi="Times New Roman" w:cs="Times New Roman"/>
          <w:color w:val="000000" w:themeColor="text1"/>
          <w:sz w:val="24"/>
          <w:szCs w:val="24"/>
          <w:vertAlign w:val="superscript"/>
        </w:rPr>
        <w:t>1</w:t>
      </w:r>
      <w:r w:rsidRPr="00042CB1">
        <w:rPr>
          <w:rFonts w:ascii="Times New Roman" w:hAnsi="Times New Roman" w:cs="Times New Roman"/>
          <w:color w:val="000000" w:themeColor="text1"/>
          <w:sz w:val="24"/>
          <w:szCs w:val="24"/>
        </w:rPr>
        <w:t xml:space="preserve"> </w:t>
      </w:r>
      <w:r w:rsidRPr="00042CB1">
        <w:rPr>
          <w:rFonts w:ascii="Times New Roman" w:hAnsi="Times New Roman" w:cs="Times New Roman"/>
          <w:sz w:val="24"/>
          <w:szCs w:val="24"/>
        </w:rPr>
        <w:t>Santa Jansone-Popova,</w:t>
      </w:r>
      <w:r w:rsidRPr="00042CB1">
        <w:rPr>
          <w:rFonts w:ascii="Times New Roman" w:hAnsi="Times New Roman" w:cs="Times New Roman"/>
          <w:sz w:val="24"/>
          <w:szCs w:val="24"/>
          <w:vertAlign w:val="superscript"/>
        </w:rPr>
        <w:t>2</w:t>
      </w:r>
      <w:r w:rsidRPr="00042CB1">
        <w:rPr>
          <w:rFonts w:ascii="Times New Roman" w:hAnsi="Times New Roman" w:cs="Times New Roman"/>
          <w:sz w:val="24"/>
          <w:szCs w:val="24"/>
        </w:rPr>
        <w:t xml:space="preserve"> and </w:t>
      </w:r>
      <w:r w:rsidRPr="00042CB1">
        <w:rPr>
          <w:rFonts w:ascii="Times New Roman" w:hAnsi="Times New Roman" w:cs="Times New Roman"/>
          <w:color w:val="000000" w:themeColor="text1"/>
          <w:sz w:val="24"/>
          <w:szCs w:val="24"/>
        </w:rPr>
        <w:t>De-en Jiang</w:t>
      </w:r>
      <w:proofErr w:type="gramStart"/>
      <w:r>
        <w:rPr>
          <w:rFonts w:ascii="Times New Roman" w:hAnsi="Times New Roman" w:cs="Times New Roman"/>
          <w:color w:val="000000" w:themeColor="text1"/>
          <w:sz w:val="24"/>
          <w:szCs w:val="24"/>
          <w:vertAlign w:val="superscript"/>
        </w:rPr>
        <w:t>1</w:t>
      </w:r>
      <w:r w:rsidR="004917A6">
        <w:rPr>
          <w:rFonts w:ascii="Times New Roman" w:hAnsi="Times New Roman" w:cs="Times New Roman"/>
          <w:color w:val="000000" w:themeColor="text1"/>
          <w:sz w:val="24"/>
          <w:szCs w:val="24"/>
          <w:vertAlign w:val="superscript"/>
        </w:rPr>
        <w:t>,</w:t>
      </w:r>
      <w:r w:rsidRPr="00042CB1">
        <w:rPr>
          <w:rFonts w:ascii="Times New Roman" w:hAnsi="Times New Roman" w:cs="Times New Roman"/>
          <w:color w:val="000000" w:themeColor="text1"/>
          <w:sz w:val="24"/>
          <w:szCs w:val="24"/>
        </w:rPr>
        <w:t>*</w:t>
      </w:r>
      <w:proofErr w:type="gramEnd"/>
    </w:p>
    <w:p w14:paraId="6AECECB7" w14:textId="3BB3B7E5" w:rsidR="00793174" w:rsidRPr="00042CB1" w:rsidRDefault="00793174" w:rsidP="00793174">
      <w:pPr>
        <w:spacing w:after="0" w:line="36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sidRPr="00042CB1">
        <w:rPr>
          <w:rFonts w:ascii="Times New Roman" w:hAnsi="Times New Roman" w:cs="Times New Roman"/>
          <w:sz w:val="24"/>
          <w:szCs w:val="24"/>
        </w:rPr>
        <w:t>Department of Chemical and Biomolecular Engineering, Vanderbilt University, Nashville, Tennessee 37235, United States</w:t>
      </w:r>
    </w:p>
    <w:p w14:paraId="0E0EDC2E" w14:textId="77777777" w:rsidR="00793174" w:rsidRDefault="00793174" w:rsidP="00793174">
      <w:pPr>
        <w:spacing w:after="0" w:line="360" w:lineRule="auto"/>
        <w:jc w:val="center"/>
        <w:rPr>
          <w:rFonts w:ascii="Times New Roman" w:hAnsi="Times New Roman"/>
          <w:color w:val="000000" w:themeColor="text1"/>
          <w:szCs w:val="24"/>
        </w:rPr>
      </w:pPr>
      <w:r w:rsidRPr="00042CB1">
        <w:rPr>
          <w:rFonts w:ascii="Times New Roman" w:hAnsi="Times New Roman" w:cs="Times New Roman"/>
          <w:sz w:val="24"/>
          <w:szCs w:val="24"/>
          <w:vertAlign w:val="superscript"/>
        </w:rPr>
        <w:t>2</w:t>
      </w:r>
      <w:r w:rsidRPr="00042CB1">
        <w:rPr>
          <w:rStyle w:val="accordion-tabbedtab-mobile"/>
          <w:rFonts w:ascii="Times New Roman" w:hAnsi="Times New Roman" w:cs="Times New Roman"/>
          <w:sz w:val="24"/>
          <w:szCs w:val="24"/>
        </w:rPr>
        <w:t xml:space="preserve">Chemical Sciences Division, Oak Ridge National Laboratory, Oak Ridge, </w:t>
      </w:r>
      <w:r w:rsidRPr="00042CB1">
        <w:rPr>
          <w:rFonts w:ascii="Times New Roman" w:hAnsi="Times New Roman" w:cs="Times New Roman"/>
          <w:sz w:val="24"/>
          <w:szCs w:val="24"/>
        </w:rPr>
        <w:t>Tennessee</w:t>
      </w:r>
      <w:r w:rsidRPr="00042CB1">
        <w:rPr>
          <w:rStyle w:val="accordion-tabbedtab-mobile"/>
          <w:rFonts w:ascii="Times New Roman" w:hAnsi="Times New Roman" w:cs="Times New Roman"/>
          <w:sz w:val="24"/>
          <w:szCs w:val="24"/>
        </w:rPr>
        <w:t xml:space="preserve"> 37831</w:t>
      </w:r>
      <w:r>
        <w:rPr>
          <w:rStyle w:val="accordion-tabbedtab-mobile"/>
          <w:rFonts w:ascii="Times New Roman" w:hAnsi="Times New Roman" w:cs="Times New Roman"/>
          <w:sz w:val="24"/>
          <w:szCs w:val="24"/>
        </w:rPr>
        <w:t>,</w:t>
      </w:r>
      <w:r w:rsidRPr="00042CB1">
        <w:rPr>
          <w:rStyle w:val="accordion-tabbedtab-mobile"/>
          <w:rFonts w:ascii="Times New Roman" w:hAnsi="Times New Roman" w:cs="Times New Roman"/>
          <w:sz w:val="24"/>
          <w:szCs w:val="24"/>
        </w:rPr>
        <w:t xml:space="preserve"> </w:t>
      </w:r>
      <w:r w:rsidRPr="00042CB1">
        <w:rPr>
          <w:rFonts w:ascii="Times New Roman" w:hAnsi="Times New Roman" w:cs="Times New Roman"/>
          <w:sz w:val="24"/>
          <w:szCs w:val="24"/>
        </w:rPr>
        <w:t>United States</w:t>
      </w:r>
      <w:r w:rsidRPr="00042CB1">
        <w:rPr>
          <w:rFonts w:ascii="Times New Roman" w:hAnsi="Times New Roman"/>
          <w:color w:val="000000" w:themeColor="text1"/>
          <w:szCs w:val="24"/>
        </w:rPr>
        <w:t xml:space="preserve"> </w:t>
      </w:r>
    </w:p>
    <w:p w14:paraId="0195479F" w14:textId="77777777" w:rsidR="00793174" w:rsidRDefault="00793174" w:rsidP="00793174">
      <w:pPr>
        <w:spacing w:after="0" w:line="360" w:lineRule="auto"/>
        <w:jc w:val="center"/>
        <w:rPr>
          <w:rFonts w:ascii="Times New Roman" w:hAnsi="Times New Roman"/>
          <w:color w:val="000000" w:themeColor="text1"/>
          <w:szCs w:val="24"/>
        </w:rPr>
      </w:pPr>
    </w:p>
    <w:p w14:paraId="0C8C35B5" w14:textId="6392B3F6" w:rsidR="00793174" w:rsidRPr="00042CB1" w:rsidRDefault="00793174" w:rsidP="00793174">
      <w:pPr>
        <w:spacing w:after="0" w:line="360" w:lineRule="auto"/>
        <w:jc w:val="center"/>
        <w:rPr>
          <w:rFonts w:ascii="Times New Roman" w:hAnsi="Times New Roman"/>
          <w:szCs w:val="24"/>
        </w:rPr>
      </w:pPr>
      <w:r w:rsidRPr="00042CB1">
        <w:rPr>
          <w:rFonts w:ascii="Times New Roman" w:hAnsi="Times New Roman"/>
          <w:color w:val="000000" w:themeColor="text1"/>
          <w:szCs w:val="24"/>
        </w:rPr>
        <w:t xml:space="preserve">*To whom correspondence should be addressed. E-mail: </w:t>
      </w:r>
      <w:r w:rsidRPr="00042CB1">
        <w:rPr>
          <w:rFonts w:ascii="Times New Roman" w:hAnsi="Times New Roman"/>
          <w:color w:val="0000FF"/>
          <w:szCs w:val="24"/>
          <w:u w:val="single"/>
        </w:rPr>
        <w:t>de-en.jiang@vanderbilt.edu</w:t>
      </w:r>
    </w:p>
    <w:p w14:paraId="4BA43A22" w14:textId="77777777" w:rsidR="00793174" w:rsidRDefault="00793174" w:rsidP="00793174">
      <w:pPr>
        <w:spacing w:line="360" w:lineRule="auto"/>
        <w:jc w:val="both"/>
        <w:rPr>
          <w:rFonts w:ascii="Times New Roman" w:hAnsi="Times New Roman" w:cs="Times New Roman"/>
          <w:b/>
          <w:bCs/>
          <w:sz w:val="24"/>
          <w:szCs w:val="24"/>
        </w:rPr>
      </w:pPr>
    </w:p>
    <w:p w14:paraId="79622B8B" w14:textId="196B7CEC" w:rsidR="0011234C" w:rsidRPr="00DB7468" w:rsidRDefault="00A75722" w:rsidP="00793174">
      <w:pPr>
        <w:spacing w:line="360" w:lineRule="auto"/>
        <w:jc w:val="both"/>
        <w:rPr>
          <w:rFonts w:ascii="Times New Roman" w:hAnsi="Times New Roman" w:cs="Times New Roman"/>
          <w:b/>
          <w:bCs/>
          <w:sz w:val="24"/>
          <w:szCs w:val="24"/>
        </w:rPr>
      </w:pPr>
      <w:r w:rsidRPr="00A75722">
        <w:rPr>
          <w:rFonts w:ascii="Times New Roman" w:hAnsi="Times New Roman" w:cs="Times New Roman"/>
          <w:b/>
          <w:bCs/>
          <w:sz w:val="24"/>
          <w:szCs w:val="24"/>
        </w:rPr>
        <w:t>Abstract</w:t>
      </w:r>
    </w:p>
    <w:p w14:paraId="03D83F95" w14:textId="77777777" w:rsidR="00793174" w:rsidRDefault="00793174" w:rsidP="008C28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32ABC2C" w14:textId="25AD490D" w:rsidR="005543ED" w:rsidRPr="00DB7468" w:rsidRDefault="00400DC0" w:rsidP="008C2865">
      <w:pPr>
        <w:spacing w:line="360" w:lineRule="auto"/>
        <w:jc w:val="both"/>
        <w:rPr>
          <w:rFonts w:ascii="Times New Roman" w:hAnsi="Times New Roman" w:cs="Times New Roman"/>
          <w:b/>
          <w:bCs/>
          <w:sz w:val="24"/>
          <w:szCs w:val="24"/>
        </w:rPr>
      </w:pPr>
      <w:r w:rsidRPr="00400DC0">
        <w:rPr>
          <w:rFonts w:ascii="Times New Roman" w:hAnsi="Times New Roman" w:cs="Times New Roman"/>
          <w:b/>
          <w:bCs/>
          <w:sz w:val="24"/>
          <w:szCs w:val="24"/>
        </w:rPr>
        <w:lastRenderedPageBreak/>
        <w:t>Introduction</w:t>
      </w:r>
    </w:p>
    <w:p w14:paraId="396C4D61" w14:textId="77777777" w:rsidR="00390859" w:rsidRDefault="00390859" w:rsidP="008C2865">
      <w:pPr>
        <w:spacing w:line="360" w:lineRule="auto"/>
        <w:jc w:val="both"/>
        <w:rPr>
          <w:rFonts w:ascii="Times New Roman" w:hAnsi="Times New Roman" w:cs="Times New Roman"/>
          <w:sz w:val="24"/>
          <w:szCs w:val="24"/>
        </w:rPr>
      </w:pPr>
    </w:p>
    <w:p w14:paraId="4835C7DB" w14:textId="77777777" w:rsidR="00793174" w:rsidRPr="00DB7468" w:rsidRDefault="00793174"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t>Methods</w:t>
      </w:r>
    </w:p>
    <w:p w14:paraId="4CA2A52C" w14:textId="77777777" w:rsidR="00DB25A3" w:rsidRPr="00DB7468" w:rsidRDefault="00DB25A3"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t>Results and Discussion</w:t>
      </w:r>
    </w:p>
    <w:p w14:paraId="7CFF2221" w14:textId="7E9C553F" w:rsidR="004917A6" w:rsidRDefault="007C2FEA" w:rsidP="008C286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Available c</w:t>
      </w:r>
      <w:r w:rsidR="00793174" w:rsidRPr="007A7535">
        <w:rPr>
          <w:rFonts w:ascii="Times New Roman" w:hAnsi="Times New Roman" w:cs="Times New Roman"/>
          <w:b/>
          <w:bCs/>
          <w:sz w:val="24"/>
          <w:szCs w:val="24"/>
        </w:rPr>
        <w:t>omplex structures across the</w:t>
      </w:r>
      <w:r w:rsidR="000765E1" w:rsidRPr="007A7535">
        <w:rPr>
          <w:rFonts w:ascii="Times New Roman" w:hAnsi="Times New Roman" w:cs="Times New Roman"/>
          <w:b/>
          <w:bCs/>
          <w:sz w:val="24"/>
          <w:szCs w:val="24"/>
        </w:rPr>
        <w:t xml:space="preserve"> lanthanide</w:t>
      </w:r>
      <w:r w:rsidR="00793174" w:rsidRPr="007A7535">
        <w:rPr>
          <w:rFonts w:ascii="Times New Roman" w:hAnsi="Times New Roman" w:cs="Times New Roman"/>
          <w:b/>
          <w:bCs/>
          <w:sz w:val="24"/>
          <w:szCs w:val="24"/>
        </w:rPr>
        <w:t xml:space="preserve"> series</w:t>
      </w:r>
    </w:p>
    <w:p w14:paraId="776BC5D2" w14:textId="222D9815" w:rsidR="0021234D" w:rsidRPr="00DB7468" w:rsidRDefault="00E14E54" w:rsidP="008C2865">
      <w:pPr>
        <w:keepNext/>
        <w:spacing w:line="360" w:lineRule="auto"/>
        <w:jc w:val="center"/>
        <w:rPr>
          <w:rFonts w:ascii="Times New Roman" w:hAnsi="Times New Roman" w:cs="Times New Roman"/>
          <w:sz w:val="24"/>
          <w:szCs w:val="24"/>
        </w:rPr>
      </w:pPr>
      <w:r w:rsidRPr="00E14E54">
        <w:rPr>
          <w:rFonts w:ascii="Times New Roman" w:hAnsi="Times New Roman" w:cs="Times New Roman"/>
          <w:noProof/>
          <w:sz w:val="24"/>
          <w:szCs w:val="24"/>
        </w:rPr>
        <w:drawing>
          <wp:inline distT="0" distB="0" distL="0" distR="0" wp14:anchorId="0D343F99" wp14:editId="753FA2DF">
            <wp:extent cx="3626708" cy="2774367"/>
            <wp:effectExtent l="0" t="0" r="5715" b="0"/>
            <wp:docPr id="289801899" name="Picture 2">
              <a:extLst xmlns:a="http://schemas.openxmlformats.org/drawingml/2006/main">
                <a:ext uri="{FF2B5EF4-FFF2-40B4-BE49-F238E27FC236}">
                  <a16:creationId xmlns:a16="http://schemas.microsoft.com/office/drawing/2014/main" id="{CDE0222D-2AC4-DE35-5C8D-208EC33FA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E0222D-2AC4-DE35-5C8D-208EC33FAC22}"/>
                        </a:ext>
                      </a:extLst>
                    </pic:cNvPr>
                    <pic:cNvPicPr>
                      <a:picLocks noChangeAspect="1"/>
                    </pic:cNvPicPr>
                  </pic:nvPicPr>
                  <pic:blipFill rotWithShape="1">
                    <a:blip r:embed="rId8"/>
                    <a:srcRect l="8196" t="10023" r="13120" b="11563"/>
                    <a:stretch/>
                  </pic:blipFill>
                  <pic:spPr>
                    <a:xfrm>
                      <a:off x="0" y="0"/>
                      <a:ext cx="3640071" cy="2784589"/>
                    </a:xfrm>
                    <a:prstGeom prst="rect">
                      <a:avLst/>
                    </a:prstGeom>
                  </pic:spPr>
                </pic:pic>
              </a:graphicData>
            </a:graphic>
          </wp:inline>
        </w:drawing>
      </w:r>
    </w:p>
    <w:p w14:paraId="5E818B1C" w14:textId="0477B73B" w:rsidR="000765E1" w:rsidRPr="007A7535" w:rsidRDefault="000765E1" w:rsidP="008C2865">
      <w:pPr>
        <w:pStyle w:val="Caption"/>
        <w:spacing w:line="360" w:lineRule="auto"/>
        <w:jc w:val="both"/>
        <w:rPr>
          <w:rFonts w:ascii="Times New Roman" w:hAnsi="Times New Roman" w:cs="Times New Roman"/>
          <w:i w:val="0"/>
          <w:iCs w:val="0"/>
          <w:color w:val="auto"/>
          <w:sz w:val="20"/>
          <w:szCs w:val="20"/>
        </w:rPr>
      </w:pPr>
      <w:bookmarkStart w:id="0" w:name="OLE_LINK1"/>
      <w:r w:rsidRPr="007A7535">
        <w:rPr>
          <w:rFonts w:ascii="Times New Roman" w:hAnsi="Times New Roman" w:cs="Times New Roman"/>
          <w:b/>
          <w:bCs/>
          <w:i w:val="0"/>
          <w:iCs w:val="0"/>
          <w:color w:val="auto"/>
          <w:sz w:val="20"/>
          <w:szCs w:val="20"/>
        </w:rPr>
        <w:t xml:space="preserve">Figure </w:t>
      </w:r>
      <w:r w:rsidRPr="007A7535">
        <w:rPr>
          <w:rFonts w:ascii="Times New Roman" w:hAnsi="Times New Roman" w:cs="Times New Roman"/>
          <w:b/>
          <w:bCs/>
          <w:i w:val="0"/>
          <w:iCs w:val="0"/>
          <w:color w:val="auto"/>
          <w:sz w:val="20"/>
          <w:szCs w:val="20"/>
        </w:rPr>
        <w:fldChar w:fldCharType="begin"/>
      </w:r>
      <w:r w:rsidRPr="007A7535">
        <w:rPr>
          <w:rFonts w:ascii="Times New Roman" w:hAnsi="Times New Roman" w:cs="Times New Roman"/>
          <w:b/>
          <w:bCs/>
          <w:i w:val="0"/>
          <w:iCs w:val="0"/>
          <w:color w:val="auto"/>
          <w:sz w:val="20"/>
          <w:szCs w:val="20"/>
        </w:rPr>
        <w:instrText xml:space="preserve"> SEQ Figure \* ARABIC </w:instrText>
      </w:r>
      <w:r w:rsidRPr="007A7535">
        <w:rPr>
          <w:rFonts w:ascii="Times New Roman" w:hAnsi="Times New Roman" w:cs="Times New Roman"/>
          <w:b/>
          <w:bCs/>
          <w:i w:val="0"/>
          <w:iCs w:val="0"/>
          <w:color w:val="auto"/>
          <w:sz w:val="20"/>
          <w:szCs w:val="20"/>
        </w:rPr>
        <w:fldChar w:fldCharType="separate"/>
      </w:r>
      <w:r w:rsidR="002B4F8E">
        <w:rPr>
          <w:rFonts w:ascii="Times New Roman" w:hAnsi="Times New Roman" w:cs="Times New Roman"/>
          <w:b/>
          <w:bCs/>
          <w:i w:val="0"/>
          <w:iCs w:val="0"/>
          <w:noProof/>
          <w:color w:val="auto"/>
          <w:sz w:val="20"/>
          <w:szCs w:val="20"/>
        </w:rPr>
        <w:t>1</w:t>
      </w:r>
      <w:r w:rsidRPr="007A7535">
        <w:rPr>
          <w:rFonts w:ascii="Times New Roman" w:hAnsi="Times New Roman" w:cs="Times New Roman"/>
          <w:b/>
          <w:bCs/>
          <w:i w:val="0"/>
          <w:iCs w:val="0"/>
          <w:color w:val="auto"/>
          <w:sz w:val="20"/>
          <w:szCs w:val="20"/>
        </w:rPr>
        <w:fldChar w:fldCharType="end"/>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sz w:val="20"/>
          <w:szCs w:val="20"/>
        </w:rPr>
        <w:t xml:space="preserve"> Distribution of </w:t>
      </w:r>
      <w:r w:rsidR="00793174" w:rsidRPr="007A7535">
        <w:rPr>
          <w:rFonts w:ascii="Times New Roman" w:hAnsi="Times New Roman" w:cs="Times New Roman"/>
          <w:i w:val="0"/>
          <w:iCs w:val="0"/>
          <w:color w:val="auto"/>
          <w:sz w:val="20"/>
          <w:szCs w:val="20"/>
        </w:rPr>
        <w:t xml:space="preserve">the </w:t>
      </w:r>
      <w:r w:rsidR="00211BBF" w:rsidRPr="00211BBF">
        <w:rPr>
          <w:rFonts w:ascii="Times New Roman" w:hAnsi="Times New Roman" w:cs="Times New Roman"/>
          <w:i w:val="0"/>
          <w:iCs w:val="0"/>
          <w:color w:val="auto"/>
          <w:sz w:val="20"/>
          <w:szCs w:val="20"/>
        </w:rPr>
        <w:t xml:space="preserve">49472 </w:t>
      </w:r>
      <w:r w:rsidRPr="007A7535">
        <w:rPr>
          <w:rFonts w:ascii="Times New Roman" w:hAnsi="Times New Roman" w:cs="Times New Roman"/>
          <w:i w:val="0"/>
          <w:iCs w:val="0"/>
          <w:color w:val="auto"/>
          <w:sz w:val="20"/>
          <w:szCs w:val="20"/>
        </w:rPr>
        <w:t xml:space="preserve">crystal </w:t>
      </w:r>
      <w:bookmarkEnd w:id="0"/>
      <w:r w:rsidRPr="007A7535">
        <w:rPr>
          <w:rFonts w:ascii="Times New Roman" w:hAnsi="Times New Roman" w:cs="Times New Roman"/>
          <w:i w:val="0"/>
          <w:iCs w:val="0"/>
          <w:color w:val="auto"/>
          <w:sz w:val="20"/>
          <w:szCs w:val="20"/>
        </w:rPr>
        <w:t>structures</w:t>
      </w:r>
      <w:r w:rsidR="00793174" w:rsidRPr="007A7535">
        <w:rPr>
          <w:rFonts w:ascii="Times New Roman" w:hAnsi="Times New Roman" w:cs="Times New Roman"/>
          <w:i w:val="0"/>
          <w:iCs w:val="0"/>
          <w:color w:val="auto"/>
          <w:sz w:val="20"/>
          <w:szCs w:val="20"/>
        </w:rPr>
        <w:t xml:space="preserve"> of Subset 1 (</w:t>
      </w:r>
      <w:r w:rsidR="00D65860">
        <w:rPr>
          <w:rFonts w:ascii="Times New Roman" w:hAnsi="Times New Roman" w:cs="Times New Roman"/>
          <w:i w:val="0"/>
          <w:iCs w:val="0"/>
          <w:color w:val="auto"/>
          <w:sz w:val="20"/>
          <w:szCs w:val="20"/>
        </w:rPr>
        <w:t>all</w:t>
      </w:r>
      <w:r w:rsidR="00793174" w:rsidRPr="007A7535">
        <w:rPr>
          <w:rFonts w:ascii="Times New Roman" w:hAnsi="Times New Roman" w:cs="Times New Roman"/>
          <w:i w:val="0"/>
          <w:iCs w:val="0"/>
          <w:color w:val="auto"/>
          <w:sz w:val="20"/>
          <w:szCs w:val="20"/>
        </w:rPr>
        <w:t xml:space="preserve"> Ln complexes)</w:t>
      </w:r>
      <w:r w:rsidR="00FC263E" w:rsidRPr="007A7535">
        <w:rPr>
          <w:rFonts w:ascii="Times New Roman" w:hAnsi="Times New Roman" w:cs="Times New Roman"/>
          <w:i w:val="0"/>
          <w:iCs w:val="0"/>
          <w:color w:val="auto"/>
          <w:sz w:val="20"/>
          <w:szCs w:val="20"/>
        </w:rPr>
        <w:t xml:space="preserve"> </w:t>
      </w:r>
      <w:r w:rsidR="0052651A" w:rsidRPr="007A7535">
        <w:rPr>
          <w:rFonts w:ascii="Times New Roman" w:hAnsi="Times New Roman" w:cs="Times New Roman"/>
          <w:i w:val="0"/>
          <w:iCs w:val="0"/>
          <w:color w:val="auto"/>
          <w:sz w:val="20"/>
          <w:szCs w:val="20"/>
        </w:rPr>
        <w:t xml:space="preserve">and the </w:t>
      </w:r>
      <w:r w:rsidR="00211BBF" w:rsidRPr="00211BBF">
        <w:rPr>
          <w:rFonts w:ascii="Times New Roman" w:hAnsi="Times New Roman" w:cs="Times New Roman"/>
          <w:i w:val="0"/>
          <w:iCs w:val="0"/>
          <w:color w:val="auto"/>
          <w:sz w:val="20"/>
          <w:szCs w:val="20"/>
        </w:rPr>
        <w:t xml:space="preserve">27858 </w:t>
      </w:r>
      <w:r w:rsidR="00FC263E" w:rsidRPr="007A7535">
        <w:rPr>
          <w:rFonts w:ascii="Times New Roman" w:hAnsi="Times New Roman" w:cs="Times New Roman"/>
          <w:i w:val="0"/>
          <w:iCs w:val="0"/>
          <w:color w:val="auto"/>
          <w:sz w:val="20"/>
          <w:szCs w:val="20"/>
        </w:rPr>
        <w:t xml:space="preserve">crystal structures </w:t>
      </w:r>
      <w:r w:rsidR="00793174" w:rsidRPr="007A7535">
        <w:rPr>
          <w:rFonts w:ascii="Times New Roman" w:hAnsi="Times New Roman" w:cs="Times New Roman"/>
          <w:i w:val="0"/>
          <w:iCs w:val="0"/>
          <w:color w:val="auto"/>
          <w:sz w:val="20"/>
          <w:szCs w:val="20"/>
        </w:rPr>
        <w:t xml:space="preserve">of Subset 2 (mononuclear Ln complexes) </w:t>
      </w:r>
      <w:r w:rsidR="00D65860">
        <w:rPr>
          <w:rFonts w:ascii="Times New Roman" w:hAnsi="Times New Roman" w:cs="Times New Roman"/>
          <w:i w:val="0"/>
          <w:iCs w:val="0"/>
          <w:color w:val="auto"/>
          <w:sz w:val="20"/>
          <w:szCs w:val="20"/>
        </w:rPr>
        <w:t>from</w:t>
      </w:r>
      <w:r w:rsidRPr="007A7535">
        <w:rPr>
          <w:rFonts w:ascii="Times New Roman" w:hAnsi="Times New Roman" w:cs="Times New Roman"/>
          <w:i w:val="0"/>
          <w:iCs w:val="0"/>
          <w:color w:val="auto"/>
          <w:sz w:val="20"/>
          <w:szCs w:val="20"/>
        </w:rPr>
        <w:t xml:space="preserve"> the Cambridge Structural Database</w:t>
      </w:r>
      <w:r w:rsidR="00793174" w:rsidRPr="007A7535">
        <w:rPr>
          <w:rFonts w:ascii="Times New Roman" w:hAnsi="Times New Roman" w:cs="Times New Roman"/>
          <w:i w:val="0"/>
          <w:iCs w:val="0"/>
          <w:color w:val="auto"/>
          <w:sz w:val="20"/>
          <w:szCs w:val="20"/>
        </w:rPr>
        <w:t xml:space="preserve"> over the Ln series</w:t>
      </w:r>
      <w:r w:rsidRPr="007A7535">
        <w:rPr>
          <w:rFonts w:ascii="Times New Roman" w:hAnsi="Times New Roman" w:cs="Times New Roman"/>
          <w:i w:val="0"/>
          <w:iCs w:val="0"/>
          <w:color w:val="auto"/>
          <w:sz w:val="20"/>
          <w:szCs w:val="20"/>
        </w:rPr>
        <w:t>.</w:t>
      </w:r>
    </w:p>
    <w:p w14:paraId="3FED6F37" w14:textId="77777777" w:rsidR="00793174" w:rsidRDefault="00793174" w:rsidP="008C2865">
      <w:pPr>
        <w:spacing w:line="360" w:lineRule="auto"/>
      </w:pPr>
    </w:p>
    <w:p w14:paraId="7984A85B" w14:textId="47D776A0" w:rsidR="004917A6" w:rsidRDefault="00793174" w:rsidP="008C2865">
      <w:pPr>
        <w:spacing w:line="360" w:lineRule="auto"/>
        <w:jc w:val="both"/>
        <w:rPr>
          <w:rFonts w:ascii="Times New Roman" w:hAnsi="Times New Roman" w:cs="Times New Roman"/>
          <w:b/>
          <w:bCs/>
          <w:sz w:val="24"/>
          <w:szCs w:val="24"/>
        </w:rPr>
      </w:pPr>
      <w:r w:rsidRPr="007A7535">
        <w:rPr>
          <w:rFonts w:ascii="Times New Roman" w:hAnsi="Times New Roman" w:cs="Times New Roman"/>
          <w:b/>
          <w:bCs/>
          <w:sz w:val="24"/>
          <w:szCs w:val="24"/>
        </w:rPr>
        <w:t>Coordination number</w:t>
      </w:r>
      <w:r w:rsidR="002202FC">
        <w:rPr>
          <w:rFonts w:ascii="Times New Roman" w:hAnsi="Times New Roman" w:cs="Times New Roman"/>
          <w:b/>
          <w:bCs/>
          <w:sz w:val="24"/>
          <w:szCs w:val="24"/>
        </w:rPr>
        <w:t xml:space="preserve"> and </w:t>
      </w:r>
      <w:r w:rsidRPr="007A7535">
        <w:rPr>
          <w:rFonts w:ascii="Times New Roman" w:hAnsi="Times New Roman" w:cs="Times New Roman"/>
          <w:b/>
          <w:bCs/>
          <w:sz w:val="24"/>
          <w:szCs w:val="24"/>
        </w:rPr>
        <w:t>first shell distance</w:t>
      </w:r>
    </w:p>
    <w:p w14:paraId="4A765F11" w14:textId="77777777" w:rsidR="00DE4467" w:rsidRPr="00DB7468" w:rsidRDefault="00DE4467" w:rsidP="00DE4467">
      <w:pPr>
        <w:keepNext/>
        <w:spacing w:line="360" w:lineRule="auto"/>
        <w:jc w:val="center"/>
        <w:rPr>
          <w:rFonts w:ascii="Times New Roman" w:hAnsi="Times New Roman" w:cs="Times New Roman"/>
          <w:sz w:val="24"/>
          <w:szCs w:val="24"/>
        </w:rPr>
      </w:pPr>
      <w:r>
        <w:rPr>
          <w:noProof/>
        </w:rPr>
        <w:lastRenderedPageBreak/>
        <w:drawing>
          <wp:inline distT="0" distB="0" distL="0" distR="0" wp14:anchorId="73C07CED" wp14:editId="6D0C27B2">
            <wp:extent cx="5579076" cy="4849505"/>
            <wp:effectExtent l="0" t="0" r="0" b="1905"/>
            <wp:docPr id="428155981" name="Picture 1" descr="A group of graphs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55981" name="Picture 1" descr="A group of graphs with red and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5713" cy="4855274"/>
                    </a:xfrm>
                    <a:prstGeom prst="rect">
                      <a:avLst/>
                    </a:prstGeom>
                  </pic:spPr>
                </pic:pic>
              </a:graphicData>
            </a:graphic>
          </wp:inline>
        </w:drawing>
      </w:r>
      <w:r w:rsidRPr="00AF1A66">
        <w:rPr>
          <w:noProof/>
        </w:rPr>
        <w:t xml:space="preserve"> </w:t>
      </w:r>
    </w:p>
    <w:p w14:paraId="3A29E199" w14:textId="561066B9" w:rsidR="00DE4467" w:rsidRDefault="00DE4467" w:rsidP="00DE4467">
      <w:pPr>
        <w:pStyle w:val="Caption"/>
        <w:spacing w:line="360" w:lineRule="auto"/>
        <w:jc w:val="both"/>
        <w:rPr>
          <w:rFonts w:ascii="Times New Roman" w:hAnsi="Times New Roman" w:cs="Times New Roman"/>
          <w:i w:val="0"/>
          <w:iCs w:val="0"/>
          <w:color w:val="auto"/>
          <w:sz w:val="20"/>
          <w:szCs w:val="20"/>
        </w:rPr>
      </w:pPr>
      <w:r w:rsidRPr="007A7535">
        <w:rPr>
          <w:rFonts w:ascii="Times New Roman" w:hAnsi="Times New Roman" w:cs="Times New Roman"/>
          <w:b/>
          <w:bCs/>
          <w:i w:val="0"/>
          <w:iCs w:val="0"/>
          <w:color w:val="auto"/>
          <w:sz w:val="20"/>
          <w:szCs w:val="20"/>
        </w:rPr>
        <w:t xml:space="preserve">Figure </w:t>
      </w:r>
      <w:r w:rsidRPr="007A7535">
        <w:rPr>
          <w:rFonts w:ascii="Times New Roman" w:hAnsi="Times New Roman" w:cs="Times New Roman"/>
          <w:b/>
          <w:bCs/>
          <w:i w:val="0"/>
          <w:iCs w:val="0"/>
          <w:color w:val="auto"/>
          <w:sz w:val="20"/>
          <w:szCs w:val="20"/>
        </w:rPr>
        <w:fldChar w:fldCharType="begin"/>
      </w:r>
      <w:r w:rsidRPr="007A7535">
        <w:rPr>
          <w:rFonts w:ascii="Times New Roman" w:hAnsi="Times New Roman" w:cs="Times New Roman"/>
          <w:b/>
          <w:bCs/>
          <w:i w:val="0"/>
          <w:iCs w:val="0"/>
          <w:color w:val="auto"/>
          <w:sz w:val="20"/>
          <w:szCs w:val="20"/>
        </w:rPr>
        <w:instrText xml:space="preserve"> SEQ Figure \* ARABIC </w:instrText>
      </w:r>
      <w:r w:rsidRPr="007A7535">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2</w:t>
      </w:r>
      <w:r w:rsidRPr="007A7535">
        <w:rPr>
          <w:rFonts w:ascii="Times New Roman" w:hAnsi="Times New Roman" w:cs="Times New Roman"/>
          <w:b/>
          <w:bCs/>
          <w:i w:val="0"/>
          <w:iCs w:val="0"/>
          <w:color w:val="auto"/>
          <w:sz w:val="20"/>
          <w:szCs w:val="20"/>
        </w:rPr>
        <w:fldChar w:fldCharType="end"/>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Average coordination number and distance of the first coordination shell of Ln complexes in Subset 1 (green), Subset 2 (red)</w:t>
      </w:r>
      <w:r>
        <w:rPr>
          <w:rFonts w:ascii="Times New Roman" w:hAnsi="Times New Roman" w:cs="Times New Roman" w:hint="eastAsia"/>
          <w:i w:val="0"/>
          <w:iCs w:val="0"/>
          <w:color w:val="auto"/>
          <w:sz w:val="20"/>
          <w:szCs w:val="20"/>
        </w:rPr>
        <w:t xml:space="preserve"> </w:t>
      </w:r>
      <w:r>
        <w:rPr>
          <w:rFonts w:ascii="Times New Roman" w:hAnsi="Times New Roman" w:cs="Times New Roman"/>
          <w:i w:val="0"/>
          <w:iCs w:val="0"/>
          <w:color w:val="auto"/>
          <w:sz w:val="20"/>
          <w:szCs w:val="20"/>
        </w:rPr>
        <w:t xml:space="preserve">and </w:t>
      </w:r>
      <w:r w:rsidR="001577C7">
        <w:rPr>
          <w:rFonts w:ascii="Times New Roman" w:hAnsi="Times New Roman" w:cs="Times New Roman"/>
          <w:i w:val="0"/>
          <w:iCs w:val="0"/>
          <w:color w:val="auto"/>
          <w:sz w:val="20"/>
          <w:szCs w:val="20"/>
        </w:rPr>
        <w:t>S</w:t>
      </w:r>
      <w:r>
        <w:rPr>
          <w:rFonts w:ascii="Times New Roman" w:hAnsi="Times New Roman" w:cs="Times New Roman"/>
          <w:i w:val="0"/>
          <w:iCs w:val="0"/>
          <w:color w:val="auto"/>
          <w:sz w:val="20"/>
          <w:szCs w:val="20"/>
        </w:rPr>
        <w:t>ubset 3 (blue</w:t>
      </w:r>
      <w:r w:rsidR="001577C7">
        <w:rPr>
          <w:rFonts w:ascii="Times New Roman" w:hAnsi="Times New Roman" w:cs="Times New Roman"/>
          <w:i w:val="0"/>
          <w:iCs w:val="0"/>
          <w:color w:val="auto"/>
          <w:sz w:val="20"/>
          <w:szCs w:val="20"/>
        </w:rPr>
        <w:t xml:space="preserve">; structures in subset 2 but without the </w:t>
      </w:r>
      <w:r w:rsidR="001577C7" w:rsidRPr="001577C7">
        <w:rPr>
          <w:rFonts w:ascii="Times New Roman" w:hAnsi="Times New Roman" w:cs="Times New Roman"/>
          <w:i w:val="0"/>
          <w:iCs w:val="0"/>
          <w:color w:val="auto"/>
          <w:sz w:val="20"/>
          <w:szCs w:val="20"/>
        </w:rPr>
        <w:t>cyclopentadienyl</w:t>
      </w:r>
      <w:r w:rsidR="001577C7">
        <w:rPr>
          <w:rFonts w:ascii="Times New Roman" w:hAnsi="Times New Roman" w:cs="Times New Roman"/>
          <w:i w:val="0"/>
          <w:iCs w:val="0"/>
          <w:color w:val="auto"/>
          <w:sz w:val="20"/>
          <w:szCs w:val="20"/>
        </w:rPr>
        <w:t xml:space="preserve"> </w:t>
      </w:r>
      <w:r w:rsidR="001577C7" w:rsidRPr="001577C7">
        <w:rPr>
          <w:rFonts w:ascii="Times New Roman" w:hAnsi="Times New Roman" w:cs="Times New Roman"/>
          <w:i w:val="0"/>
          <w:iCs w:val="0"/>
          <w:color w:val="auto"/>
          <w:sz w:val="20"/>
          <w:szCs w:val="20"/>
        </w:rPr>
        <w:t>ligand</w:t>
      </w:r>
      <w:r w:rsidR="001577C7">
        <w:rPr>
          <w:rFonts w:ascii="Times New Roman" w:hAnsi="Times New Roman" w:cs="Times New Roman"/>
          <w:i w:val="0"/>
          <w:iCs w:val="0"/>
          <w:color w:val="auto"/>
          <w:sz w:val="20"/>
          <w:szCs w:val="20"/>
        </w:rPr>
        <w:t xml:space="preserve">; </w:t>
      </w:r>
      <w:r w:rsidR="00A85EB3">
        <w:rPr>
          <w:rFonts w:ascii="Times New Roman" w:hAnsi="Times New Roman" w:cs="Times New Roman" w:hint="eastAsia"/>
          <w:i w:val="0"/>
          <w:iCs w:val="0"/>
          <w:color w:val="auto"/>
          <w:sz w:val="20"/>
          <w:szCs w:val="20"/>
        </w:rPr>
        <w:t>26156</w:t>
      </w:r>
      <w:r w:rsidR="001577C7">
        <w:rPr>
          <w:rFonts w:ascii="Times New Roman" w:hAnsi="Times New Roman" w:cs="Times New Roman"/>
          <w:i w:val="0"/>
          <w:iCs w:val="0"/>
          <w:color w:val="auto"/>
          <w:sz w:val="20"/>
          <w:szCs w:val="20"/>
        </w:rPr>
        <w:t xml:space="preserve"> structures</w:t>
      </w:r>
      <w:r>
        <w:rPr>
          <w:rFonts w:ascii="Times New Roman" w:hAnsi="Times New Roman" w:cs="Times New Roman"/>
          <w:i w:val="0"/>
          <w:iCs w:val="0"/>
          <w:color w:val="auto"/>
          <w:sz w:val="20"/>
          <w:szCs w:val="20"/>
        </w:rPr>
        <w:t xml:space="preserve">) across </w:t>
      </w:r>
      <w:r w:rsidRPr="007A7535">
        <w:rPr>
          <w:rFonts w:ascii="Times New Roman" w:hAnsi="Times New Roman" w:cs="Times New Roman"/>
          <w:i w:val="0"/>
          <w:iCs w:val="0"/>
          <w:color w:val="auto"/>
          <w:sz w:val="20"/>
          <w:szCs w:val="20"/>
        </w:rPr>
        <w:t>the Ln series</w:t>
      </w:r>
      <w:r>
        <w:rPr>
          <w:rFonts w:ascii="Times New Roman" w:hAnsi="Times New Roman" w:cs="Times New Roman"/>
          <w:i w:val="0"/>
          <w:iCs w:val="0"/>
          <w:color w:val="auto"/>
          <w:sz w:val="20"/>
          <w:szCs w:val="20"/>
        </w:rPr>
        <w:t xml:space="preserve">: </w:t>
      </w:r>
      <w:r w:rsidRPr="00357387">
        <w:rPr>
          <w:rFonts w:ascii="Times New Roman" w:hAnsi="Times New Roman" w:cs="Times New Roman"/>
          <w:i w:val="0"/>
          <w:iCs w:val="0"/>
          <w:color w:val="auto"/>
          <w:sz w:val="20"/>
          <w:szCs w:val="20"/>
        </w:rPr>
        <w:t xml:space="preserve">(a) Average coordination number for Subsets 1 and </w:t>
      </w:r>
      <w:r>
        <w:rPr>
          <w:rFonts w:ascii="Times New Roman" w:hAnsi="Times New Roman" w:cs="Times New Roman" w:hint="eastAsia"/>
          <w:i w:val="0"/>
          <w:iCs w:val="0"/>
          <w:color w:val="auto"/>
          <w:sz w:val="20"/>
          <w:szCs w:val="20"/>
        </w:rPr>
        <w:t>2</w:t>
      </w:r>
      <w:r w:rsidRPr="00357387">
        <w:rPr>
          <w:rFonts w:ascii="Times New Roman" w:hAnsi="Times New Roman" w:cs="Times New Roman"/>
          <w:i w:val="0"/>
          <w:iCs w:val="0"/>
          <w:color w:val="auto"/>
          <w:sz w:val="20"/>
          <w:szCs w:val="20"/>
        </w:rPr>
        <w:t xml:space="preserve">; (b) Average distance of the first coordination shell for Subsets 1 and </w:t>
      </w:r>
      <w:r>
        <w:rPr>
          <w:rFonts w:ascii="Times New Roman" w:hAnsi="Times New Roman" w:cs="Times New Roman" w:hint="eastAsia"/>
          <w:i w:val="0"/>
          <w:iCs w:val="0"/>
          <w:color w:val="auto"/>
          <w:sz w:val="20"/>
          <w:szCs w:val="20"/>
        </w:rPr>
        <w:t>2</w:t>
      </w:r>
      <w:r w:rsidRPr="00357387">
        <w:rPr>
          <w:rFonts w:ascii="Times New Roman" w:hAnsi="Times New Roman" w:cs="Times New Roman"/>
          <w:i w:val="0"/>
          <w:iCs w:val="0"/>
          <w:color w:val="auto"/>
          <w:sz w:val="20"/>
          <w:szCs w:val="20"/>
        </w:rPr>
        <w:t>; (c) Average coordination number for Subset 2</w:t>
      </w:r>
      <w:r>
        <w:rPr>
          <w:rFonts w:ascii="Times New Roman" w:hAnsi="Times New Roman" w:cs="Times New Roman" w:hint="eastAsia"/>
          <w:i w:val="0"/>
          <w:iCs w:val="0"/>
          <w:color w:val="auto"/>
          <w:sz w:val="20"/>
          <w:szCs w:val="20"/>
        </w:rPr>
        <w:t xml:space="preserve"> and 3</w:t>
      </w:r>
      <w:r w:rsidRPr="00357387">
        <w:rPr>
          <w:rFonts w:ascii="Times New Roman" w:hAnsi="Times New Roman" w:cs="Times New Roman"/>
          <w:i w:val="0"/>
          <w:iCs w:val="0"/>
          <w:color w:val="auto"/>
          <w:sz w:val="20"/>
          <w:szCs w:val="20"/>
        </w:rPr>
        <w:t>; (d) Average distance of the first coordination shell for Subset 2</w:t>
      </w:r>
      <w:r>
        <w:rPr>
          <w:rFonts w:ascii="Times New Roman" w:hAnsi="Times New Roman" w:cs="Times New Roman" w:hint="eastAsia"/>
          <w:i w:val="0"/>
          <w:iCs w:val="0"/>
          <w:color w:val="auto"/>
          <w:sz w:val="20"/>
          <w:szCs w:val="20"/>
        </w:rPr>
        <w:t xml:space="preserve"> and 3</w:t>
      </w:r>
      <w:r w:rsidRPr="00357387">
        <w:rPr>
          <w:rFonts w:ascii="Times New Roman" w:hAnsi="Times New Roman" w:cs="Times New Roman"/>
          <w:i w:val="0"/>
          <w:iCs w:val="0"/>
          <w:color w:val="auto"/>
          <w:sz w:val="20"/>
          <w:szCs w:val="20"/>
        </w:rPr>
        <w:t xml:space="preserve">. </w:t>
      </w:r>
      <w:r w:rsidRPr="007A7535">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S</w:t>
      </w:r>
      <w:r w:rsidRPr="007A7535">
        <w:rPr>
          <w:rFonts w:ascii="Times New Roman" w:hAnsi="Times New Roman" w:cs="Times New Roman"/>
          <w:i w:val="0"/>
          <w:iCs w:val="0"/>
          <w:color w:val="auto"/>
          <w:sz w:val="20"/>
          <w:szCs w:val="20"/>
        </w:rPr>
        <w:t>tandard deviation</w:t>
      </w:r>
      <w:r>
        <w:rPr>
          <w:rFonts w:ascii="Times New Roman" w:hAnsi="Times New Roman" w:cs="Times New Roman"/>
          <w:i w:val="0"/>
          <w:iCs w:val="0"/>
          <w:color w:val="auto"/>
          <w:sz w:val="20"/>
          <w:szCs w:val="20"/>
        </w:rPr>
        <w:t>s are shown as the error bars.</w:t>
      </w:r>
      <w:r w:rsidR="001577C7">
        <w:rPr>
          <w:rFonts w:ascii="Times New Roman" w:hAnsi="Times New Roman" w:cs="Times New Roman"/>
          <w:i w:val="0"/>
          <w:iCs w:val="0"/>
          <w:color w:val="auto"/>
          <w:sz w:val="20"/>
          <w:szCs w:val="20"/>
        </w:rPr>
        <w:t xml:space="preserve"> We count the contribution of each </w:t>
      </w:r>
      <w:r w:rsidR="001577C7" w:rsidRPr="001577C7">
        <w:rPr>
          <w:rFonts w:ascii="Times New Roman" w:hAnsi="Times New Roman" w:cs="Times New Roman"/>
          <w:i w:val="0"/>
          <w:iCs w:val="0"/>
          <w:color w:val="auto"/>
          <w:sz w:val="20"/>
          <w:szCs w:val="20"/>
        </w:rPr>
        <w:t>cyclopentadienyl</w:t>
      </w:r>
      <w:r w:rsidR="001577C7">
        <w:rPr>
          <w:rFonts w:ascii="Times New Roman" w:hAnsi="Times New Roman" w:cs="Times New Roman"/>
          <w:i w:val="0"/>
          <w:iCs w:val="0"/>
          <w:color w:val="auto"/>
          <w:sz w:val="20"/>
          <w:szCs w:val="20"/>
        </w:rPr>
        <w:t xml:space="preserve"> </w:t>
      </w:r>
      <w:r w:rsidR="001577C7" w:rsidRPr="001577C7">
        <w:rPr>
          <w:rFonts w:ascii="Times New Roman" w:hAnsi="Times New Roman" w:cs="Times New Roman"/>
          <w:i w:val="0"/>
          <w:iCs w:val="0"/>
          <w:color w:val="auto"/>
          <w:sz w:val="20"/>
          <w:szCs w:val="20"/>
        </w:rPr>
        <w:t>ligand</w:t>
      </w:r>
      <w:r w:rsidR="001577C7">
        <w:rPr>
          <w:rFonts w:ascii="Times New Roman" w:hAnsi="Times New Roman" w:cs="Times New Roman"/>
          <w:i w:val="0"/>
          <w:iCs w:val="0"/>
          <w:color w:val="auto"/>
          <w:sz w:val="20"/>
          <w:szCs w:val="20"/>
        </w:rPr>
        <w:t xml:space="preserve"> to the coordination number as three.</w:t>
      </w:r>
    </w:p>
    <w:p w14:paraId="1380CCFD" w14:textId="6159A398" w:rsidR="003517F9" w:rsidRDefault="003517F9" w:rsidP="008C286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E5E339" wp14:editId="07FCBAE8">
            <wp:extent cx="5586126" cy="4436076"/>
            <wp:effectExtent l="0" t="0" r="1905" b="0"/>
            <wp:docPr id="963248728" name="Picture 1" descr="A group of b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8728" name="Picture 1" descr="A group of bars with different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053" cy="4441577"/>
                    </a:xfrm>
                    <a:prstGeom prst="rect">
                      <a:avLst/>
                    </a:prstGeom>
                  </pic:spPr>
                </pic:pic>
              </a:graphicData>
            </a:graphic>
          </wp:inline>
        </w:drawing>
      </w:r>
    </w:p>
    <w:p w14:paraId="2EB028BA" w14:textId="1B28210C" w:rsidR="003517F9" w:rsidRPr="00103A21" w:rsidRDefault="003517F9" w:rsidP="008C2865">
      <w:pPr>
        <w:spacing w:line="360" w:lineRule="auto"/>
        <w:jc w:val="both"/>
        <w:rPr>
          <w:rFonts w:ascii="Times New Roman" w:hAnsi="Times New Roman" w:cs="Times New Roman"/>
          <w:color w:val="0432FF"/>
          <w:sz w:val="24"/>
          <w:szCs w:val="24"/>
        </w:rPr>
      </w:pPr>
      <w:r w:rsidRPr="00103A21">
        <w:rPr>
          <w:rFonts w:ascii="Times New Roman" w:hAnsi="Times New Roman" w:cs="Times New Roman"/>
          <w:b/>
          <w:bCs/>
          <w:color w:val="0432FF"/>
          <w:sz w:val="20"/>
          <w:szCs w:val="20"/>
        </w:rPr>
        <w:t xml:space="preserve">Figure 3. </w:t>
      </w:r>
      <w:r w:rsidRPr="00103A21">
        <w:rPr>
          <w:rFonts w:ascii="Times New Roman" w:hAnsi="Times New Roman" w:cs="Times New Roman"/>
          <w:color w:val="0432FF"/>
          <w:sz w:val="20"/>
          <w:szCs w:val="20"/>
        </w:rPr>
        <w:t>Distribution of the coordination numbers for each Ln ion</w:t>
      </w:r>
      <w:r w:rsidR="00103A21" w:rsidRPr="00103A21">
        <w:rPr>
          <w:rFonts w:ascii="Times New Roman" w:hAnsi="Times New Roman" w:cs="Times New Roman"/>
          <w:color w:val="0432FF"/>
          <w:sz w:val="20"/>
          <w:szCs w:val="20"/>
        </w:rPr>
        <w:t xml:space="preserve"> </w:t>
      </w:r>
      <w:r w:rsidR="00103A21" w:rsidRPr="00103A21">
        <w:rPr>
          <w:rFonts w:ascii="Times New Roman" w:hAnsi="Times New Roman" w:cs="Times New Roman"/>
          <w:color w:val="0432FF"/>
          <w:sz w:val="21"/>
          <w:szCs w:val="21"/>
        </w:rPr>
        <w:t>of structures in Subset 2 and Subset 3</w:t>
      </w:r>
      <w:r w:rsidRPr="00103A21">
        <w:rPr>
          <w:rFonts w:ascii="Times New Roman" w:hAnsi="Times New Roman" w:cs="Times New Roman"/>
          <w:color w:val="0432FF"/>
          <w:sz w:val="20"/>
          <w:szCs w:val="20"/>
        </w:rPr>
        <w:t xml:space="preserve">: (a) </w:t>
      </w:r>
      <w:proofErr w:type="spellStart"/>
      <w:r w:rsidRPr="00103A21">
        <w:rPr>
          <w:rFonts w:ascii="Times New Roman" w:hAnsi="Times New Roman" w:cs="Times New Roman"/>
          <w:color w:val="0432FF"/>
          <w:sz w:val="20"/>
          <w:szCs w:val="20"/>
        </w:rPr>
        <w:t>Pr</w:t>
      </w:r>
      <w:proofErr w:type="spellEnd"/>
      <w:r w:rsidRPr="00103A21">
        <w:rPr>
          <w:rFonts w:ascii="Times New Roman" w:hAnsi="Times New Roman" w:cs="Times New Roman"/>
          <w:color w:val="0432FF"/>
          <w:sz w:val="20"/>
          <w:szCs w:val="20"/>
        </w:rPr>
        <w:t xml:space="preserve">; (b) Nd; (c) Eu; (d) Dy. </w:t>
      </w:r>
      <w:r w:rsidR="002202FC">
        <w:rPr>
          <w:rFonts w:ascii="Times New Roman" w:hAnsi="Times New Roman" w:cs="Times New Roman"/>
          <w:color w:val="0432FF"/>
          <w:sz w:val="20"/>
          <w:szCs w:val="20"/>
        </w:rPr>
        <w:t>The complete set can be found in Figure S1 in the SI.</w:t>
      </w:r>
    </w:p>
    <w:p w14:paraId="72A79BB8" w14:textId="77777777" w:rsidR="003517F9" w:rsidRDefault="003517F9" w:rsidP="003517F9">
      <w:pPr>
        <w:spacing w:line="360" w:lineRule="auto"/>
        <w:jc w:val="both"/>
        <w:rPr>
          <w:rFonts w:ascii="Times New Roman" w:hAnsi="Times New Roman" w:cs="Times New Roman"/>
          <w:b/>
          <w:bCs/>
          <w:sz w:val="24"/>
          <w:szCs w:val="24"/>
        </w:rPr>
      </w:pPr>
    </w:p>
    <w:p w14:paraId="03CDF721" w14:textId="745F3236" w:rsidR="002202FC" w:rsidRDefault="002202FC" w:rsidP="00220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w:t>
      </w:r>
      <w:r w:rsidR="003517F9">
        <w:rPr>
          <w:rFonts w:ascii="Times New Roman" w:hAnsi="Times New Roman" w:cs="Times New Roman"/>
          <w:b/>
          <w:bCs/>
          <w:sz w:val="24"/>
          <w:szCs w:val="24"/>
        </w:rPr>
        <w:t>nor types</w:t>
      </w:r>
      <w:r>
        <w:rPr>
          <w:rFonts w:ascii="Times New Roman" w:hAnsi="Times New Roman" w:cs="Times New Roman"/>
          <w:b/>
          <w:bCs/>
          <w:sz w:val="24"/>
          <w:szCs w:val="24"/>
        </w:rPr>
        <w:t>, l</w:t>
      </w:r>
      <w:r w:rsidRPr="007A7535">
        <w:rPr>
          <w:rFonts w:ascii="Times New Roman" w:hAnsi="Times New Roman" w:cs="Times New Roman"/>
          <w:b/>
          <w:bCs/>
          <w:sz w:val="24"/>
          <w:szCs w:val="24"/>
        </w:rPr>
        <w:t>igand types</w:t>
      </w:r>
      <w:r>
        <w:rPr>
          <w:rFonts w:ascii="Times New Roman" w:hAnsi="Times New Roman" w:cs="Times New Roman"/>
          <w:b/>
          <w:bCs/>
          <w:sz w:val="24"/>
          <w:szCs w:val="24"/>
        </w:rPr>
        <w:t xml:space="preserve">, and denticities </w:t>
      </w:r>
      <w:r w:rsidRPr="007A7535">
        <w:rPr>
          <w:rFonts w:ascii="Times New Roman" w:hAnsi="Times New Roman" w:cs="Times New Roman"/>
          <w:b/>
          <w:bCs/>
          <w:sz w:val="24"/>
          <w:szCs w:val="24"/>
        </w:rPr>
        <w:t>in the complexes</w:t>
      </w:r>
    </w:p>
    <w:p w14:paraId="75B0959D" w14:textId="77777777" w:rsidR="003517F9" w:rsidRPr="00DB7468" w:rsidRDefault="003517F9" w:rsidP="003517F9">
      <w:pPr>
        <w:keepNext/>
        <w:spacing w:line="360" w:lineRule="auto"/>
        <w:jc w:val="center"/>
        <w:rPr>
          <w:rFonts w:ascii="Times New Roman" w:hAnsi="Times New Roman" w:cs="Times New Roman"/>
          <w:sz w:val="24"/>
          <w:szCs w:val="24"/>
        </w:rPr>
      </w:pPr>
      <w:r w:rsidRPr="00FD18D0">
        <w:rPr>
          <w:rFonts w:ascii="Times New Roman" w:hAnsi="Times New Roman" w:cs="Times New Roman"/>
          <w:noProof/>
          <w:sz w:val="24"/>
          <w:szCs w:val="24"/>
        </w:rPr>
        <w:lastRenderedPageBreak/>
        <w:drawing>
          <wp:inline distT="0" distB="0" distL="0" distR="0" wp14:anchorId="54727940" wp14:editId="46A271B4">
            <wp:extent cx="4190593" cy="2856408"/>
            <wp:effectExtent l="0" t="0" r="635" b="0"/>
            <wp:docPr id="2026974409" name="Picture 2">
              <a:extLst xmlns:a="http://schemas.openxmlformats.org/drawingml/2006/main">
                <a:ext uri="{FF2B5EF4-FFF2-40B4-BE49-F238E27FC236}">
                  <a16:creationId xmlns:a16="http://schemas.microsoft.com/office/drawing/2014/main" id="{4BC04098-7806-BB00-C1DE-D9B4564D3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C04098-7806-BB00-C1DE-D9B4564D3A54}"/>
                        </a:ext>
                      </a:extLst>
                    </pic:cNvPr>
                    <pic:cNvPicPr>
                      <a:picLocks noChangeAspect="1"/>
                    </pic:cNvPicPr>
                  </pic:nvPicPr>
                  <pic:blipFill rotWithShape="1">
                    <a:blip r:embed="rId11"/>
                    <a:srcRect l="5298" t="5598" r="6603" b="5623"/>
                    <a:stretch/>
                  </pic:blipFill>
                  <pic:spPr>
                    <a:xfrm>
                      <a:off x="0" y="0"/>
                      <a:ext cx="4199457" cy="2862450"/>
                    </a:xfrm>
                    <a:prstGeom prst="rect">
                      <a:avLst/>
                    </a:prstGeom>
                  </pic:spPr>
                </pic:pic>
              </a:graphicData>
            </a:graphic>
          </wp:inline>
        </w:drawing>
      </w:r>
    </w:p>
    <w:p w14:paraId="1268AAF0" w14:textId="54B507A7" w:rsidR="003517F9" w:rsidRDefault="003517F9" w:rsidP="003517F9">
      <w:pPr>
        <w:pStyle w:val="Caption"/>
        <w:spacing w:line="360" w:lineRule="auto"/>
        <w:jc w:val="both"/>
      </w:pPr>
      <w:r w:rsidRPr="00A62C00">
        <w:rPr>
          <w:rFonts w:ascii="Times New Roman" w:hAnsi="Times New Roman" w:cs="Times New Roman"/>
          <w:b/>
          <w:bCs/>
          <w:i w:val="0"/>
          <w:iCs w:val="0"/>
          <w:color w:val="auto"/>
          <w:sz w:val="20"/>
          <w:szCs w:val="20"/>
        </w:rPr>
        <w:t xml:space="preserve">Figure </w:t>
      </w:r>
      <w:r>
        <w:rPr>
          <w:rFonts w:ascii="Times New Roman" w:hAnsi="Times New Roman" w:cs="Times New Roman"/>
          <w:b/>
          <w:bCs/>
          <w:i w:val="0"/>
          <w:iCs w:val="0"/>
          <w:sz w:val="20"/>
          <w:szCs w:val="20"/>
        </w:rPr>
        <w:t>4</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donor </w:t>
      </w:r>
      <w:r>
        <w:rPr>
          <w:rFonts w:ascii="Times New Roman" w:hAnsi="Times New Roman" w:cs="Times New Roman"/>
          <w:i w:val="0"/>
          <w:iCs w:val="0"/>
          <w:color w:val="auto"/>
          <w:sz w:val="20"/>
          <w:szCs w:val="20"/>
        </w:rPr>
        <w:t xml:space="preserve">types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O</w:t>
      </w:r>
      <w:r w:rsidRPr="00A62C00">
        <w:rPr>
          <w:rFonts w:ascii="Times New Roman" w:hAnsi="Times New Roman" w:cs="Times New Roman"/>
          <w:i w:val="0"/>
          <w:iCs w:val="0"/>
          <w:color w:val="auto"/>
          <w:sz w:val="20"/>
          <w:szCs w:val="20"/>
        </w:rPr>
        <w:t>ther elements</w:t>
      </w:r>
      <w:r>
        <w:rPr>
          <w:rFonts w:ascii="Times New Roman" w:hAnsi="Times New Roman" w:cs="Times New Roman"/>
          <w:i w:val="0"/>
          <w:iCs w:val="0"/>
          <w:color w:val="auto"/>
          <w:sz w:val="20"/>
          <w:szCs w:val="20"/>
        </w:rPr>
        <w:t xml:space="preserve"> include </w:t>
      </w:r>
      <w:r w:rsidRPr="0020348D">
        <w:rPr>
          <w:rFonts w:ascii="Times New Roman" w:hAnsi="Times New Roman" w:cs="Times New Roman"/>
          <w:i w:val="0"/>
          <w:iCs w:val="0"/>
          <w:color w:val="auto"/>
          <w:sz w:val="20"/>
          <w:szCs w:val="20"/>
        </w:rPr>
        <w:t>H</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P,</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S, F,</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Cl,</w:t>
      </w:r>
      <w:r>
        <w:rPr>
          <w:rFonts w:ascii="Times New Roman" w:hAnsi="Times New Roman" w:cs="Times New Roman"/>
          <w:i w:val="0"/>
          <w:iCs w:val="0"/>
          <w:color w:val="auto"/>
          <w:sz w:val="20"/>
          <w:szCs w:val="20"/>
        </w:rPr>
        <w:t xml:space="preserve"> </w:t>
      </w:r>
      <w:r w:rsidRPr="0020348D">
        <w:rPr>
          <w:rFonts w:ascii="Times New Roman" w:hAnsi="Times New Roman" w:cs="Times New Roman"/>
          <w:i w:val="0"/>
          <w:iCs w:val="0"/>
          <w:color w:val="auto"/>
          <w:sz w:val="20"/>
          <w:szCs w:val="20"/>
        </w:rPr>
        <w:t xml:space="preserve">Br, </w:t>
      </w:r>
      <w:r>
        <w:rPr>
          <w:rFonts w:ascii="Times New Roman" w:hAnsi="Times New Roman" w:cs="Times New Roman"/>
          <w:i w:val="0"/>
          <w:iCs w:val="0"/>
          <w:color w:val="auto"/>
          <w:sz w:val="20"/>
          <w:szCs w:val="20"/>
        </w:rPr>
        <w:t>and I.</w:t>
      </w:r>
      <w:r w:rsidRPr="007A7535">
        <w:t xml:space="preserve"> </w:t>
      </w:r>
    </w:p>
    <w:p w14:paraId="1FFE6035" w14:textId="3F55BF93" w:rsidR="00A14D15" w:rsidRPr="00DB7468" w:rsidRDefault="00293994" w:rsidP="00A14D15">
      <w:pPr>
        <w:keepNext/>
        <w:spacing w:line="360" w:lineRule="auto"/>
        <w:jc w:val="center"/>
        <w:rPr>
          <w:rFonts w:ascii="Times New Roman" w:hAnsi="Times New Roman" w:cs="Times New Roman"/>
          <w:sz w:val="24"/>
          <w:szCs w:val="24"/>
        </w:rPr>
      </w:pPr>
      <w:r w:rsidRPr="00293994">
        <w:rPr>
          <w:rFonts w:ascii="Times New Roman" w:hAnsi="Times New Roman" w:cs="Times New Roman"/>
          <w:noProof/>
          <w:sz w:val="24"/>
          <w:szCs w:val="24"/>
        </w:rPr>
        <w:drawing>
          <wp:inline distT="0" distB="0" distL="0" distR="0" wp14:anchorId="2333959B" wp14:editId="0AE69300">
            <wp:extent cx="4464657" cy="2697397"/>
            <wp:effectExtent l="0" t="0" r="0" b="8255"/>
            <wp:docPr id="5" name="Picture 4">
              <a:extLst xmlns:a="http://schemas.openxmlformats.org/drawingml/2006/main">
                <a:ext uri="{FF2B5EF4-FFF2-40B4-BE49-F238E27FC236}">
                  <a16:creationId xmlns:a16="http://schemas.microsoft.com/office/drawing/2014/main" id="{EFC76A4B-8058-B3C0-A4A5-4AF9A9513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C76A4B-8058-B3C0-A4A5-4AF9A95134C5}"/>
                        </a:ext>
                      </a:extLst>
                    </pic:cNvPr>
                    <pic:cNvPicPr>
                      <a:picLocks noChangeAspect="1"/>
                    </pic:cNvPicPr>
                  </pic:nvPicPr>
                  <pic:blipFill rotWithShape="1">
                    <a:blip r:embed="rId12"/>
                    <a:srcRect l="3740" t="5151" r="10455" b="6135"/>
                    <a:stretch/>
                  </pic:blipFill>
                  <pic:spPr>
                    <a:xfrm>
                      <a:off x="0" y="0"/>
                      <a:ext cx="4469100" cy="2700082"/>
                    </a:xfrm>
                    <a:prstGeom prst="rect">
                      <a:avLst/>
                    </a:prstGeom>
                  </pic:spPr>
                </pic:pic>
              </a:graphicData>
            </a:graphic>
          </wp:inline>
        </w:drawing>
      </w:r>
    </w:p>
    <w:p w14:paraId="7CBD943D" w14:textId="7C63FE5F" w:rsidR="00A14D15" w:rsidRDefault="00A14D15" w:rsidP="00A14D15">
      <w:pPr>
        <w:pStyle w:val="Caption"/>
        <w:spacing w:line="360" w:lineRule="auto"/>
        <w:jc w:val="both"/>
      </w:pPr>
      <w:r w:rsidRPr="007A7535">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5</w:t>
      </w:r>
      <w:r w:rsidRPr="007A7535">
        <w:rPr>
          <w:rFonts w:ascii="Times New Roman" w:hAnsi="Times New Roman" w:cs="Times New Roman"/>
          <w:b/>
          <w:bCs/>
          <w:i w:val="0"/>
          <w:iCs w:val="0"/>
          <w:color w:val="auto"/>
          <w:sz w:val="20"/>
          <w:szCs w:val="20"/>
        </w:rPr>
        <w:t>.</w:t>
      </w:r>
      <w:r w:rsidRPr="007A7535">
        <w:rPr>
          <w:rFonts w:ascii="Times New Roman" w:hAnsi="Times New Roman" w:cs="Times New Roman"/>
          <w:i w:val="0"/>
          <w:iCs w:val="0"/>
          <w:color w:val="auto"/>
          <w:kern w:val="24"/>
          <w:sz w:val="20"/>
          <w:szCs w:val="20"/>
          <w14:ligatures w14:val="none"/>
        </w:rPr>
        <w:t xml:space="preserve"> </w:t>
      </w:r>
      <w:r>
        <w:rPr>
          <w:rFonts w:ascii="Times New Roman" w:hAnsi="Times New Roman" w:cs="Times New Roman"/>
          <w:i w:val="0"/>
          <w:iCs w:val="0"/>
          <w:color w:val="auto"/>
          <w:sz w:val="20"/>
          <w:szCs w:val="20"/>
        </w:rPr>
        <w:t>Ligand types in the Ln complexes in Subset 1: complexes with all-organic ligands (purple); complexes with mixed inorganic-organic ligands (green); complexes with all-inorganic ligands (orange).</w:t>
      </w:r>
    </w:p>
    <w:p w14:paraId="62A646FE" w14:textId="77777777" w:rsidR="00A14D15" w:rsidRDefault="00A14D15" w:rsidP="00830AB4">
      <w:pPr>
        <w:spacing w:line="360" w:lineRule="auto"/>
        <w:jc w:val="both"/>
        <w:rPr>
          <w:rFonts w:ascii="Times New Roman" w:hAnsi="Times New Roman" w:cs="Times New Roman"/>
          <w:sz w:val="24"/>
          <w:szCs w:val="24"/>
        </w:rPr>
      </w:pPr>
    </w:p>
    <w:p w14:paraId="422BE4DD" w14:textId="60A4C930" w:rsidR="005C22EA" w:rsidRDefault="00330F1A" w:rsidP="008C2865">
      <w:pPr>
        <w:spacing w:line="360" w:lineRule="auto"/>
        <w:jc w:val="center"/>
        <w:rPr>
          <w:rFonts w:ascii="Times New Roman" w:hAnsi="Times New Roman" w:cs="Times New Roman"/>
          <w:color w:val="FF0000"/>
          <w:sz w:val="24"/>
          <w:szCs w:val="24"/>
        </w:rPr>
      </w:pPr>
      <w:r w:rsidRPr="00330F1A">
        <w:rPr>
          <w:rFonts w:ascii="Times New Roman" w:hAnsi="Times New Roman" w:cs="Times New Roman"/>
          <w:noProof/>
          <w:color w:val="FF0000"/>
          <w:sz w:val="24"/>
          <w:szCs w:val="24"/>
        </w:rPr>
        <w:lastRenderedPageBreak/>
        <w:drawing>
          <wp:inline distT="0" distB="0" distL="0" distR="0" wp14:anchorId="7FEFC984" wp14:editId="50DC706C">
            <wp:extent cx="4040659" cy="5454458"/>
            <wp:effectExtent l="0" t="0" r="0" b="0"/>
            <wp:docPr id="193166099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0997" name="Picture 1" descr="A graph of different colored lines&#10;&#10;Description automatically generated with medium confidence"/>
                    <pic:cNvPicPr/>
                  </pic:nvPicPr>
                  <pic:blipFill>
                    <a:blip r:embed="rId13"/>
                    <a:stretch>
                      <a:fillRect/>
                    </a:stretch>
                  </pic:blipFill>
                  <pic:spPr>
                    <a:xfrm>
                      <a:off x="0" y="0"/>
                      <a:ext cx="4060488" cy="5481225"/>
                    </a:xfrm>
                    <a:prstGeom prst="rect">
                      <a:avLst/>
                    </a:prstGeom>
                  </pic:spPr>
                </pic:pic>
              </a:graphicData>
            </a:graphic>
          </wp:inline>
        </w:drawing>
      </w:r>
    </w:p>
    <w:p w14:paraId="0EC48096" w14:textId="7F002C96" w:rsidR="008C2865" w:rsidRDefault="008C2865" w:rsidP="008C2865">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6</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the O </w:t>
      </w:r>
      <w:r w:rsidRPr="00A62C00">
        <w:rPr>
          <w:rFonts w:ascii="Times New Roman" w:hAnsi="Times New Roman" w:cs="Times New Roman"/>
          <w:i w:val="0"/>
          <w:iCs w:val="0"/>
          <w:color w:val="auto"/>
          <w:sz w:val="20"/>
          <w:szCs w:val="20"/>
        </w:rPr>
        <w:t xml:space="preserve">donor </w:t>
      </w:r>
      <w:r>
        <w:rPr>
          <w:rFonts w:ascii="Times New Roman" w:hAnsi="Times New Roman" w:cs="Times New Roman"/>
          <w:i w:val="0"/>
          <w:iCs w:val="0"/>
          <w:color w:val="auto"/>
          <w:sz w:val="20"/>
          <w:szCs w:val="20"/>
        </w:rPr>
        <w:t xml:space="preserve">types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(a) organic O donors (O-X-R means that an X atom connected to the O donor to Ln); (b) inorganic O donors (POM – p</w:t>
      </w:r>
      <w:r w:rsidRPr="00E30CE6">
        <w:rPr>
          <w:rFonts w:ascii="Times New Roman" w:hAnsi="Times New Roman" w:cs="Times New Roman"/>
          <w:i w:val="0"/>
          <w:iCs w:val="0"/>
          <w:color w:val="auto"/>
          <w:sz w:val="20"/>
          <w:szCs w:val="20"/>
        </w:rPr>
        <w:t>olyoxometalate</w:t>
      </w:r>
      <w:r>
        <w:rPr>
          <w:rFonts w:ascii="Times New Roman" w:hAnsi="Times New Roman" w:cs="Times New Roman"/>
          <w:i w:val="0"/>
          <w:iCs w:val="0"/>
          <w:color w:val="auto"/>
          <w:sz w:val="20"/>
          <w:szCs w:val="20"/>
        </w:rPr>
        <w:t xml:space="preserve">).  </w:t>
      </w:r>
    </w:p>
    <w:p w14:paraId="78507434" w14:textId="77777777" w:rsidR="00830AB4" w:rsidRPr="00830AB4" w:rsidRDefault="00830AB4" w:rsidP="00830AB4"/>
    <w:p w14:paraId="4E1F1827" w14:textId="683E1ABF" w:rsidR="008C2865" w:rsidRDefault="005000DF" w:rsidP="008C2865">
      <w:pPr>
        <w:spacing w:line="360" w:lineRule="auto"/>
        <w:jc w:val="center"/>
        <w:rPr>
          <w:rFonts w:ascii="Times New Roman" w:hAnsi="Times New Roman" w:cs="Times New Roman"/>
          <w:sz w:val="24"/>
          <w:szCs w:val="24"/>
        </w:rPr>
      </w:pPr>
      <w:r>
        <w:rPr>
          <w:rFonts w:hint="eastAsia"/>
          <w:noProof/>
        </w:rPr>
        <w:lastRenderedPageBreak/>
        <w:t xml:space="preserve"> </w:t>
      </w:r>
      <w:r w:rsidR="005C22EA" w:rsidRPr="005C22EA">
        <w:rPr>
          <w:noProof/>
        </w:rPr>
        <w:t xml:space="preserve"> </w:t>
      </w:r>
      <w:r w:rsidR="0068418E" w:rsidRPr="0068418E">
        <w:rPr>
          <w:noProof/>
        </w:rPr>
        <w:drawing>
          <wp:inline distT="0" distB="0" distL="0" distR="0" wp14:anchorId="6A8714D7" wp14:editId="5E46C57D">
            <wp:extent cx="4332398" cy="2788750"/>
            <wp:effectExtent l="0" t="0" r="0" b="0"/>
            <wp:docPr id="3" name="Picture 2">
              <a:extLst xmlns:a="http://schemas.openxmlformats.org/drawingml/2006/main">
                <a:ext uri="{FF2B5EF4-FFF2-40B4-BE49-F238E27FC236}">
                  <a16:creationId xmlns:a16="http://schemas.microsoft.com/office/drawing/2014/main" id="{E4A26804-B307-5FEB-1E41-891B3D3C2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A26804-B307-5FEB-1E41-891B3D3C28AC}"/>
                        </a:ext>
                      </a:extLst>
                    </pic:cNvPr>
                    <pic:cNvPicPr>
                      <a:picLocks noChangeAspect="1"/>
                    </pic:cNvPicPr>
                  </pic:nvPicPr>
                  <pic:blipFill rotWithShape="1">
                    <a:blip r:embed="rId14"/>
                    <a:srcRect l="4918" t="7022" r="7000" b="5321"/>
                    <a:stretch/>
                  </pic:blipFill>
                  <pic:spPr>
                    <a:xfrm>
                      <a:off x="0" y="0"/>
                      <a:ext cx="4338226" cy="2792502"/>
                    </a:xfrm>
                    <a:prstGeom prst="rect">
                      <a:avLst/>
                    </a:prstGeom>
                  </pic:spPr>
                </pic:pic>
              </a:graphicData>
            </a:graphic>
          </wp:inline>
        </w:drawing>
      </w:r>
    </w:p>
    <w:p w14:paraId="5645E5CD" w14:textId="63E85D50" w:rsidR="00CA7F7B" w:rsidRDefault="008C2865" w:rsidP="008C2865">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7</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Breakdown of</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the O-C-R type of ligands in the first coordination shell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w:t>
      </w:r>
    </w:p>
    <w:p w14:paraId="78F5EF3E" w14:textId="59898EA9" w:rsidR="002B4F8E" w:rsidRDefault="008E11A4" w:rsidP="00286748">
      <w:pPr>
        <w:keepNext/>
        <w:jc w:val="center"/>
      </w:pPr>
      <w:r w:rsidRPr="008E11A4">
        <w:rPr>
          <w:noProof/>
        </w:rPr>
        <w:drawing>
          <wp:inline distT="0" distB="0" distL="0" distR="0" wp14:anchorId="21A13061" wp14:editId="630C3215">
            <wp:extent cx="4572000" cy="2884365"/>
            <wp:effectExtent l="0" t="0" r="0" b="0"/>
            <wp:docPr id="20904433" name="Picture 2">
              <a:extLst xmlns:a="http://schemas.openxmlformats.org/drawingml/2006/main">
                <a:ext uri="{FF2B5EF4-FFF2-40B4-BE49-F238E27FC236}">
                  <a16:creationId xmlns:a16="http://schemas.microsoft.com/office/drawing/2014/main" id="{C045EA26-FD01-CAA2-E3EE-FBA260EB8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45EA26-FD01-CAA2-E3EE-FBA260EB8031}"/>
                        </a:ext>
                      </a:extLst>
                    </pic:cNvPr>
                    <pic:cNvPicPr>
                      <a:picLocks noChangeAspect="1"/>
                    </pic:cNvPicPr>
                  </pic:nvPicPr>
                  <pic:blipFill rotWithShape="1">
                    <a:blip r:embed="rId15"/>
                    <a:srcRect l="4291" t="6369" r="11085" b="5757"/>
                    <a:stretch/>
                  </pic:blipFill>
                  <pic:spPr>
                    <a:xfrm>
                      <a:off x="0" y="0"/>
                      <a:ext cx="4578209" cy="2888282"/>
                    </a:xfrm>
                    <a:prstGeom prst="rect">
                      <a:avLst/>
                    </a:prstGeom>
                  </pic:spPr>
                </pic:pic>
              </a:graphicData>
            </a:graphic>
          </wp:inline>
        </w:drawing>
      </w:r>
      <w:r w:rsidRPr="008E11A4" w:rsidDel="008E11A4">
        <w:t xml:space="preserve"> </w:t>
      </w:r>
    </w:p>
    <w:p w14:paraId="02DE63B7" w14:textId="0643B960" w:rsidR="008C2865" w:rsidRDefault="0051611F" w:rsidP="0051611F">
      <w:pPr>
        <w:pStyle w:val="Caption"/>
        <w:spacing w:line="360" w:lineRule="auto"/>
        <w:jc w:val="both"/>
        <w:rPr>
          <w:rFonts w:ascii="Times New Roman" w:hAnsi="Times New Roman" w:cs="Times New Roman"/>
          <w:i w:val="0"/>
          <w:iCs w:val="0"/>
          <w:color w:val="auto"/>
          <w:sz w:val="20"/>
          <w:szCs w:val="20"/>
        </w:rPr>
      </w:pPr>
      <w:r w:rsidRPr="00A62C00">
        <w:rPr>
          <w:rFonts w:ascii="Times New Roman" w:hAnsi="Times New Roman" w:cs="Times New Roman"/>
          <w:b/>
          <w:bCs/>
          <w:i w:val="0"/>
          <w:iCs w:val="0"/>
          <w:color w:val="auto"/>
          <w:sz w:val="20"/>
          <w:szCs w:val="20"/>
        </w:rPr>
        <w:t xml:space="preserve">Figure </w:t>
      </w:r>
      <w:r w:rsidR="003517F9">
        <w:rPr>
          <w:rFonts w:ascii="Times New Roman" w:hAnsi="Times New Roman" w:cs="Times New Roman"/>
          <w:b/>
          <w:bCs/>
          <w:i w:val="0"/>
          <w:iCs w:val="0"/>
          <w:sz w:val="20"/>
          <w:szCs w:val="20"/>
        </w:rPr>
        <w:t>8</w:t>
      </w:r>
      <w:r w:rsidRPr="00A62C00">
        <w:rPr>
          <w:rFonts w:ascii="Times New Roman" w:hAnsi="Times New Roman" w:cs="Times New Roman"/>
          <w:b/>
          <w:bCs/>
          <w:i w:val="0"/>
          <w:iCs w:val="0"/>
          <w:color w:val="auto"/>
          <w:sz w:val="20"/>
          <w:szCs w:val="20"/>
        </w:rPr>
        <w:t>.</w:t>
      </w:r>
      <w:r w:rsidRPr="00A62C00">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Denticity analysis</w:t>
      </w:r>
      <w:r w:rsidR="00830AB4">
        <w:rPr>
          <w:rFonts w:ascii="Times New Roman" w:hAnsi="Times New Roman" w:cs="Times New Roman"/>
          <w:i w:val="0"/>
          <w:iCs w:val="0"/>
          <w:color w:val="auto"/>
          <w:sz w:val="20"/>
          <w:szCs w:val="20"/>
        </w:rPr>
        <w:t xml:space="preserve"> of ligands in the first coordination shell</w:t>
      </w:r>
      <w:r>
        <w:rPr>
          <w:rFonts w:ascii="Times New Roman" w:hAnsi="Times New Roman" w:cs="Times New Roman"/>
          <w:i w:val="0"/>
          <w:iCs w:val="0"/>
          <w:color w:val="auto"/>
          <w:sz w:val="20"/>
          <w:szCs w:val="20"/>
        </w:rPr>
        <w:t xml:space="preserve"> </w:t>
      </w:r>
      <w:r w:rsidRPr="00A62C00">
        <w:rPr>
          <w:rFonts w:ascii="Times New Roman" w:hAnsi="Times New Roman" w:cs="Times New Roman"/>
          <w:i w:val="0"/>
          <w:iCs w:val="0"/>
          <w:color w:val="auto"/>
          <w:sz w:val="20"/>
          <w:szCs w:val="20"/>
        </w:rPr>
        <w:t>for each Ln element</w:t>
      </w:r>
      <w:r>
        <w:rPr>
          <w:rFonts w:ascii="Times New Roman" w:hAnsi="Times New Roman" w:cs="Times New Roman"/>
          <w:i w:val="0"/>
          <w:iCs w:val="0"/>
          <w:color w:val="auto"/>
          <w:sz w:val="20"/>
          <w:szCs w:val="20"/>
        </w:rPr>
        <w:t xml:space="preserve"> in Subset 2.  </w:t>
      </w:r>
    </w:p>
    <w:p w14:paraId="5EA61B4B" w14:textId="77777777" w:rsidR="002202FC" w:rsidRDefault="002202FC" w:rsidP="002202FC"/>
    <w:p w14:paraId="4E93F8E4" w14:textId="77777777" w:rsidR="002202FC" w:rsidRDefault="002202FC" w:rsidP="002202FC">
      <w:pPr>
        <w:spacing w:line="360" w:lineRule="auto"/>
        <w:jc w:val="both"/>
        <w:rPr>
          <w:rFonts w:ascii="Times New Roman" w:hAnsi="Times New Roman" w:cs="Times New Roman"/>
          <w:sz w:val="24"/>
          <w:szCs w:val="24"/>
        </w:rPr>
      </w:pPr>
      <w:r w:rsidRPr="007A7535">
        <w:rPr>
          <w:rFonts w:ascii="Times New Roman" w:hAnsi="Times New Roman" w:cs="Times New Roman"/>
          <w:b/>
          <w:bCs/>
          <w:sz w:val="24"/>
          <w:szCs w:val="24"/>
        </w:rPr>
        <w:t xml:space="preserve">Distribution of commercial </w:t>
      </w:r>
      <w:proofErr w:type="spellStart"/>
      <w:r>
        <w:rPr>
          <w:rFonts w:ascii="Times New Roman" w:hAnsi="Times New Roman" w:cs="Times New Roman"/>
          <w:b/>
          <w:bCs/>
          <w:sz w:val="24"/>
          <w:szCs w:val="24"/>
        </w:rPr>
        <w:t>complexants</w:t>
      </w:r>
      <w:proofErr w:type="spellEnd"/>
    </w:p>
    <w:p w14:paraId="5637119C" w14:textId="3A83E11B" w:rsidR="00830AB4" w:rsidRPr="00DB7468" w:rsidRDefault="005B68A6" w:rsidP="00830AB4">
      <w:pPr>
        <w:keepNext/>
        <w:spacing w:line="360" w:lineRule="auto"/>
        <w:jc w:val="center"/>
        <w:rPr>
          <w:rFonts w:ascii="Times New Roman" w:hAnsi="Times New Roman" w:cs="Times New Roman"/>
          <w:sz w:val="24"/>
          <w:szCs w:val="24"/>
        </w:rPr>
      </w:pPr>
      <w:r w:rsidRPr="005B68A6">
        <w:rPr>
          <w:rFonts w:ascii="Times New Roman" w:hAnsi="Times New Roman" w:cs="Times New Roman"/>
          <w:noProof/>
          <w:sz w:val="24"/>
          <w:szCs w:val="24"/>
        </w:rPr>
        <w:lastRenderedPageBreak/>
        <w:drawing>
          <wp:inline distT="0" distB="0" distL="0" distR="0" wp14:anchorId="2ACAC675" wp14:editId="1CD03890">
            <wp:extent cx="4720675" cy="5553986"/>
            <wp:effectExtent l="0" t="0" r="3810" b="8890"/>
            <wp:docPr id="1588915724" name="Picture 1" descr="A graph of different struc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5724" name="Picture 1" descr="A graph of different structures&#10;&#10;Description automatically generated with medium confidence"/>
                    <pic:cNvPicPr/>
                  </pic:nvPicPr>
                  <pic:blipFill rotWithShape="1">
                    <a:blip r:embed="rId16"/>
                    <a:srcRect t="1235"/>
                    <a:stretch/>
                  </pic:blipFill>
                  <pic:spPr bwMode="auto">
                    <a:xfrm>
                      <a:off x="0" y="0"/>
                      <a:ext cx="4726335" cy="5560645"/>
                    </a:xfrm>
                    <a:prstGeom prst="rect">
                      <a:avLst/>
                    </a:prstGeom>
                    <a:ln>
                      <a:noFill/>
                    </a:ln>
                    <a:extLst>
                      <a:ext uri="{53640926-AAD7-44D8-BBD7-CCE9431645EC}">
                        <a14:shadowObscured xmlns:a14="http://schemas.microsoft.com/office/drawing/2010/main"/>
                      </a:ext>
                    </a:extLst>
                  </pic:spPr>
                </pic:pic>
              </a:graphicData>
            </a:graphic>
          </wp:inline>
        </w:drawing>
      </w:r>
    </w:p>
    <w:p w14:paraId="19AB669D" w14:textId="7451A9AD" w:rsidR="00830AB4" w:rsidRPr="008417DD" w:rsidRDefault="00830AB4" w:rsidP="00830AB4">
      <w:pPr>
        <w:pStyle w:val="Caption"/>
        <w:spacing w:line="360" w:lineRule="auto"/>
        <w:jc w:val="both"/>
        <w:rPr>
          <w:rFonts w:ascii="Times New Roman" w:hAnsi="Times New Roman" w:cs="Times New Roman"/>
          <w:i w:val="0"/>
          <w:iCs w:val="0"/>
          <w:color w:val="auto"/>
          <w:sz w:val="21"/>
          <w:szCs w:val="21"/>
        </w:rPr>
      </w:pPr>
      <w:r w:rsidRPr="008417DD">
        <w:rPr>
          <w:rFonts w:ascii="Times New Roman" w:hAnsi="Times New Roman" w:cs="Times New Roman"/>
          <w:b/>
          <w:bCs/>
          <w:i w:val="0"/>
          <w:iCs w:val="0"/>
          <w:color w:val="auto"/>
          <w:sz w:val="21"/>
          <w:szCs w:val="21"/>
        </w:rPr>
        <w:t xml:space="preserve">Figure </w:t>
      </w:r>
      <w:r w:rsidR="003517F9">
        <w:rPr>
          <w:rFonts w:ascii="Times New Roman" w:hAnsi="Times New Roman" w:cs="Times New Roman"/>
          <w:b/>
          <w:bCs/>
          <w:i w:val="0"/>
          <w:iCs w:val="0"/>
          <w:color w:val="auto"/>
          <w:sz w:val="21"/>
          <w:szCs w:val="21"/>
        </w:rPr>
        <w:t>9</w:t>
      </w:r>
      <w:r w:rsidRPr="008417DD">
        <w:rPr>
          <w:rFonts w:ascii="Times New Roman" w:hAnsi="Times New Roman" w:cs="Times New Roman"/>
          <w:i w:val="0"/>
          <w:iCs w:val="0"/>
          <w:color w:val="auto"/>
          <w:sz w:val="21"/>
          <w:szCs w:val="21"/>
        </w:rPr>
        <w:t>.</w:t>
      </w:r>
      <w:r w:rsidRPr="008417DD">
        <w:rPr>
          <w:rFonts w:ascii="Times New Roman" w:hAnsi="Times New Roman" w:cs="Times New Roman"/>
          <w:color w:val="auto"/>
          <w:sz w:val="21"/>
          <w:szCs w:val="21"/>
        </w:rPr>
        <w:t xml:space="preserve"> </w:t>
      </w:r>
      <w:r>
        <w:rPr>
          <w:rFonts w:ascii="Times New Roman" w:hAnsi="Times New Roman" w:cs="Times New Roman"/>
          <w:i w:val="0"/>
          <w:iCs w:val="0"/>
          <w:color w:val="auto"/>
          <w:sz w:val="21"/>
          <w:szCs w:val="21"/>
        </w:rPr>
        <w:t xml:space="preserve">Ln complexes in Subset 1 with selected </w:t>
      </w:r>
      <w:r w:rsidRPr="008417DD">
        <w:rPr>
          <w:rFonts w:ascii="Times New Roman" w:hAnsi="Times New Roman" w:cs="Times New Roman"/>
          <w:i w:val="0"/>
          <w:iCs w:val="0"/>
          <w:color w:val="auto"/>
          <w:sz w:val="21"/>
          <w:szCs w:val="21"/>
        </w:rPr>
        <w:t xml:space="preserve">commercial </w:t>
      </w:r>
      <w:proofErr w:type="spellStart"/>
      <w:r>
        <w:rPr>
          <w:rFonts w:ascii="Times New Roman" w:hAnsi="Times New Roman" w:cs="Times New Roman"/>
          <w:i w:val="0"/>
          <w:iCs w:val="0"/>
          <w:color w:val="auto"/>
          <w:sz w:val="21"/>
          <w:szCs w:val="21"/>
        </w:rPr>
        <w:t>complexants</w:t>
      </w:r>
      <w:proofErr w:type="spellEnd"/>
      <w:r>
        <w:rPr>
          <w:rFonts w:ascii="Times New Roman" w:hAnsi="Times New Roman" w:cs="Times New Roman"/>
          <w:i w:val="0"/>
          <w:iCs w:val="0"/>
          <w:color w:val="auto"/>
          <w:sz w:val="21"/>
          <w:szCs w:val="21"/>
        </w:rPr>
        <w:t xml:space="preserve">: (a) selected </w:t>
      </w:r>
      <w:r w:rsidRPr="008417DD">
        <w:rPr>
          <w:rFonts w:ascii="Times New Roman" w:hAnsi="Times New Roman" w:cs="Times New Roman"/>
          <w:i w:val="0"/>
          <w:iCs w:val="0"/>
          <w:color w:val="auto"/>
          <w:sz w:val="21"/>
          <w:szCs w:val="21"/>
        </w:rPr>
        <w:t xml:space="preserve">commercial </w:t>
      </w:r>
      <w:proofErr w:type="spellStart"/>
      <w:r>
        <w:rPr>
          <w:rFonts w:ascii="Times New Roman" w:hAnsi="Times New Roman" w:cs="Times New Roman"/>
          <w:i w:val="0"/>
          <w:iCs w:val="0"/>
          <w:color w:val="auto"/>
          <w:sz w:val="21"/>
          <w:szCs w:val="21"/>
        </w:rPr>
        <w:t>complexants</w:t>
      </w:r>
      <w:proofErr w:type="spellEnd"/>
      <w:r>
        <w:rPr>
          <w:rFonts w:ascii="Times New Roman" w:hAnsi="Times New Roman" w:cs="Times New Roman"/>
          <w:i w:val="0"/>
          <w:iCs w:val="0"/>
          <w:color w:val="auto"/>
          <w:sz w:val="21"/>
          <w:szCs w:val="21"/>
        </w:rPr>
        <w:t xml:space="preserve">; (b) distribution over the ligands; (c) </w:t>
      </w:r>
      <w:r w:rsidRPr="008417DD">
        <w:rPr>
          <w:rFonts w:ascii="Times New Roman" w:hAnsi="Times New Roman" w:cs="Times New Roman"/>
          <w:i w:val="0"/>
          <w:iCs w:val="0"/>
          <w:color w:val="auto"/>
          <w:sz w:val="21"/>
          <w:szCs w:val="21"/>
        </w:rPr>
        <w:t xml:space="preserve">distribution </w:t>
      </w:r>
      <w:r>
        <w:rPr>
          <w:rFonts w:ascii="Times New Roman" w:hAnsi="Times New Roman" w:cs="Times New Roman"/>
          <w:i w:val="0"/>
          <w:iCs w:val="0"/>
          <w:color w:val="auto"/>
          <w:sz w:val="21"/>
          <w:szCs w:val="21"/>
        </w:rPr>
        <w:t>across the Ln series</w:t>
      </w:r>
      <w:r w:rsidR="007A3364">
        <w:rPr>
          <w:rFonts w:ascii="Times New Roman" w:hAnsi="Times New Roman" w:cs="Times New Roman"/>
          <w:i w:val="0"/>
          <w:iCs w:val="0"/>
          <w:color w:val="auto"/>
          <w:sz w:val="21"/>
          <w:szCs w:val="21"/>
        </w:rPr>
        <w:t xml:space="preserve"> </w:t>
      </w:r>
      <w:r w:rsidR="00C1149C">
        <w:rPr>
          <w:rFonts w:ascii="Times New Roman" w:hAnsi="Times New Roman" w:cs="Times New Roman"/>
          <w:i w:val="0"/>
          <w:iCs w:val="0"/>
          <w:color w:val="auto"/>
          <w:sz w:val="21"/>
          <w:szCs w:val="21"/>
        </w:rPr>
        <w:t>(top 3</w:t>
      </w:r>
      <w:r w:rsidR="0008650C">
        <w:rPr>
          <w:rFonts w:ascii="Times New Roman" w:hAnsi="Times New Roman" w:cs="Times New Roman"/>
          <w:i w:val="0"/>
          <w:iCs w:val="0"/>
          <w:color w:val="auto"/>
          <w:sz w:val="21"/>
          <w:szCs w:val="21"/>
        </w:rPr>
        <w:t xml:space="preserve"> </w:t>
      </w:r>
      <w:proofErr w:type="spellStart"/>
      <w:r w:rsidR="0008650C">
        <w:rPr>
          <w:rFonts w:ascii="Times New Roman" w:hAnsi="Times New Roman" w:cs="Times New Roman"/>
          <w:i w:val="0"/>
          <w:iCs w:val="0"/>
          <w:color w:val="auto"/>
          <w:sz w:val="21"/>
          <w:szCs w:val="21"/>
        </w:rPr>
        <w:t>complexant</w:t>
      </w:r>
      <w:proofErr w:type="spellEnd"/>
      <w:r w:rsidR="0008650C">
        <w:rPr>
          <w:rFonts w:ascii="Times New Roman" w:hAnsi="Times New Roman" w:cs="Times New Roman"/>
          <w:i w:val="0"/>
          <w:iCs w:val="0"/>
          <w:color w:val="auto"/>
          <w:sz w:val="21"/>
          <w:szCs w:val="21"/>
        </w:rPr>
        <w:t xml:space="preserve"> types</w:t>
      </w:r>
      <w:r w:rsidR="00C1149C">
        <w:rPr>
          <w:rFonts w:ascii="Times New Roman" w:hAnsi="Times New Roman" w:cs="Times New Roman"/>
          <w:i w:val="0"/>
          <w:iCs w:val="0"/>
          <w:color w:val="auto"/>
          <w:sz w:val="21"/>
          <w:szCs w:val="21"/>
        </w:rPr>
        <w:t>)</w:t>
      </w:r>
      <w:r w:rsidRPr="008417DD">
        <w:rPr>
          <w:rFonts w:ascii="Times New Roman" w:hAnsi="Times New Roman" w:cs="Times New Roman"/>
          <w:i w:val="0"/>
          <w:iCs w:val="0"/>
          <w:color w:val="auto"/>
          <w:sz w:val="21"/>
          <w:szCs w:val="21"/>
        </w:rPr>
        <w:t>.</w:t>
      </w:r>
    </w:p>
    <w:p w14:paraId="622AFBC9" w14:textId="77777777" w:rsidR="00830AB4" w:rsidRPr="00830AB4" w:rsidRDefault="00830AB4" w:rsidP="00830AB4"/>
    <w:p w14:paraId="43153170" w14:textId="0197332D" w:rsidR="00454253" w:rsidRPr="00004B51" w:rsidRDefault="00454253" w:rsidP="008C2865">
      <w:pPr>
        <w:spacing w:line="360" w:lineRule="auto"/>
        <w:jc w:val="center"/>
      </w:pPr>
      <w:r w:rsidRPr="00454253">
        <w:rPr>
          <w:noProof/>
        </w:rPr>
        <w:lastRenderedPageBreak/>
        <w:drawing>
          <wp:inline distT="0" distB="0" distL="0" distR="0" wp14:anchorId="20930723" wp14:editId="2B9BC709">
            <wp:extent cx="3445790" cy="3548868"/>
            <wp:effectExtent l="0" t="0" r="0" b="0"/>
            <wp:docPr id="1808042059" name="Picture 1" descr="A group of molecules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2059" name="Picture 1" descr="A group of molecules with lines and dots&#10;&#10;Description automatically generated with medium confidence"/>
                    <pic:cNvPicPr/>
                  </pic:nvPicPr>
                  <pic:blipFill>
                    <a:blip r:embed="rId17"/>
                    <a:stretch>
                      <a:fillRect/>
                    </a:stretch>
                  </pic:blipFill>
                  <pic:spPr>
                    <a:xfrm>
                      <a:off x="0" y="0"/>
                      <a:ext cx="3445790" cy="3548868"/>
                    </a:xfrm>
                    <a:prstGeom prst="rect">
                      <a:avLst/>
                    </a:prstGeom>
                  </pic:spPr>
                </pic:pic>
              </a:graphicData>
            </a:graphic>
          </wp:inline>
        </w:drawing>
      </w:r>
    </w:p>
    <w:p w14:paraId="6AA28F57" w14:textId="4FB8FDAF" w:rsidR="00D64F48" w:rsidRDefault="00022038" w:rsidP="008C2865">
      <w:pPr>
        <w:pStyle w:val="Caption"/>
        <w:spacing w:line="360" w:lineRule="auto"/>
        <w:jc w:val="both"/>
        <w:rPr>
          <w:rFonts w:ascii="Times New Roman" w:hAnsi="Times New Roman" w:cs="Times New Roman"/>
          <w:i w:val="0"/>
          <w:iCs w:val="0"/>
          <w:color w:val="auto"/>
          <w:sz w:val="21"/>
          <w:szCs w:val="21"/>
        </w:rPr>
      </w:pPr>
      <w:r w:rsidRPr="00D64F48">
        <w:rPr>
          <w:rFonts w:ascii="Times New Roman" w:hAnsi="Times New Roman" w:cs="Times New Roman"/>
          <w:b/>
          <w:bCs/>
          <w:i w:val="0"/>
          <w:iCs w:val="0"/>
          <w:color w:val="auto"/>
          <w:sz w:val="21"/>
          <w:szCs w:val="21"/>
        </w:rPr>
        <w:t xml:space="preserve">Figure </w:t>
      </w:r>
      <w:r w:rsidR="003517F9">
        <w:rPr>
          <w:rFonts w:ascii="Times New Roman" w:hAnsi="Times New Roman" w:cs="Times New Roman"/>
          <w:b/>
          <w:bCs/>
          <w:i w:val="0"/>
          <w:iCs w:val="0"/>
          <w:color w:val="auto"/>
          <w:sz w:val="21"/>
          <w:szCs w:val="21"/>
        </w:rPr>
        <w:t>10</w:t>
      </w:r>
      <w:r w:rsidRPr="00D64F48">
        <w:rPr>
          <w:rFonts w:ascii="Times New Roman" w:hAnsi="Times New Roman" w:cs="Times New Roman"/>
          <w:i w:val="0"/>
          <w:iCs w:val="0"/>
          <w:color w:val="auto"/>
          <w:sz w:val="21"/>
          <w:szCs w:val="21"/>
        </w:rPr>
        <w:t>.</w:t>
      </w:r>
      <w:r w:rsidR="00E95488" w:rsidRPr="00D64F48">
        <w:rPr>
          <w:rFonts w:ascii="Times New Roman" w:hAnsi="Times New Roman" w:cs="Times New Roman"/>
          <w:i w:val="0"/>
          <w:iCs w:val="0"/>
          <w:color w:val="auto"/>
          <w:sz w:val="21"/>
          <w:szCs w:val="21"/>
        </w:rPr>
        <w:t xml:space="preserve"> </w:t>
      </w:r>
      <w:r w:rsidR="00020B8D">
        <w:rPr>
          <w:rFonts w:ascii="Times New Roman" w:hAnsi="Times New Roman" w:cs="Times New Roman"/>
          <w:i w:val="0"/>
          <w:iCs w:val="0"/>
          <w:color w:val="auto"/>
          <w:sz w:val="21"/>
          <w:szCs w:val="21"/>
        </w:rPr>
        <w:t xml:space="preserve">Selected Ln complexes with commercial </w:t>
      </w:r>
      <w:proofErr w:type="spellStart"/>
      <w:r w:rsidR="00020B8D">
        <w:rPr>
          <w:rFonts w:ascii="Times New Roman" w:hAnsi="Times New Roman" w:cs="Times New Roman"/>
          <w:i w:val="0"/>
          <w:iCs w:val="0"/>
          <w:color w:val="auto"/>
          <w:sz w:val="21"/>
          <w:szCs w:val="21"/>
        </w:rPr>
        <w:t>complexants</w:t>
      </w:r>
      <w:proofErr w:type="spellEnd"/>
      <w:r w:rsidR="00020B8D">
        <w:rPr>
          <w:rFonts w:ascii="Times New Roman" w:hAnsi="Times New Roman" w:cs="Times New Roman"/>
          <w:i w:val="0"/>
          <w:iCs w:val="0"/>
          <w:color w:val="auto"/>
          <w:sz w:val="21"/>
          <w:szCs w:val="21"/>
        </w:rPr>
        <w:t xml:space="preserve">: </w:t>
      </w:r>
      <w:r w:rsidR="00E95488" w:rsidRPr="00D64F48">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a</w:t>
      </w:r>
      <w:r w:rsidR="00D369C7" w:rsidRPr="00D64F48">
        <w:rPr>
          <w:rFonts w:ascii="Times New Roman" w:hAnsi="Times New Roman" w:cs="Times New Roman"/>
          <w:i w:val="0"/>
          <w:iCs w:val="0"/>
          <w:color w:val="auto"/>
          <w:sz w:val="21"/>
          <w:szCs w:val="21"/>
        </w:rPr>
        <w:t>)</w:t>
      </w:r>
      <w:r w:rsidR="00020B8D">
        <w:rPr>
          <w:rFonts w:ascii="Times New Roman" w:hAnsi="Times New Roman" w:cs="Times New Roman"/>
          <w:i w:val="0"/>
          <w:iCs w:val="0"/>
          <w:color w:val="auto"/>
          <w:sz w:val="21"/>
          <w:szCs w:val="21"/>
        </w:rPr>
        <w:t xml:space="preserve"> </w:t>
      </w:r>
      <w:r w:rsidR="00D64F48">
        <w:rPr>
          <w:rFonts w:ascii="Times New Roman" w:hAnsi="Times New Roman" w:cs="Times New Roman"/>
          <w:i w:val="0"/>
          <w:iCs w:val="0"/>
          <w:color w:val="auto"/>
          <w:sz w:val="21"/>
          <w:szCs w:val="21"/>
        </w:rPr>
        <w:t xml:space="preserve">Lu </w:t>
      </w:r>
      <w:r w:rsidR="00134C1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r w:rsidR="00134C1B" w:rsidRPr="00D64F48">
        <w:rPr>
          <w:rFonts w:ascii="Times New Roman" w:hAnsi="Times New Roman" w:cs="Times New Roman"/>
          <w:i w:val="0"/>
          <w:iCs w:val="0"/>
          <w:color w:val="auto"/>
          <w:sz w:val="21"/>
          <w:szCs w:val="21"/>
        </w:rPr>
        <w:t>phosphoric acid</w:t>
      </w:r>
      <w:r w:rsidR="00D64F48">
        <w:rPr>
          <w:rFonts w:ascii="Times New Roman" w:hAnsi="Times New Roman" w:cs="Times New Roman"/>
          <w:i w:val="0"/>
          <w:iCs w:val="0"/>
          <w:color w:val="auto"/>
          <w:sz w:val="21"/>
          <w:szCs w:val="21"/>
        </w:rPr>
        <w:t xml:space="preserve"> ligand</w:t>
      </w:r>
      <w:r w:rsidR="00020B8D">
        <w:rPr>
          <w:rFonts w:ascii="Times New Roman" w:hAnsi="Times New Roman" w:cs="Times New Roman"/>
          <w:i w:val="0"/>
          <w:iCs w:val="0"/>
          <w:color w:val="auto"/>
          <w:sz w:val="21"/>
          <w:szCs w:val="21"/>
        </w:rPr>
        <w:t xml:space="preserve">; </w:t>
      </w:r>
      <w:r w:rsidR="00AE7AAB" w:rsidRPr="00D64F48">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b</w:t>
      </w:r>
      <w:r w:rsidR="00AE7AAB" w:rsidRPr="00D64F48">
        <w:rPr>
          <w:rFonts w:ascii="Times New Roman" w:hAnsi="Times New Roman" w:cs="Times New Roman"/>
          <w:i w:val="0"/>
          <w:iCs w:val="0"/>
          <w:color w:val="auto"/>
          <w:sz w:val="21"/>
          <w:szCs w:val="21"/>
        </w:rPr>
        <w:t xml:space="preserve">) </w:t>
      </w:r>
      <w:r w:rsidR="00D64F48">
        <w:rPr>
          <w:rFonts w:ascii="Times New Roman" w:hAnsi="Times New Roman" w:cs="Times New Roman"/>
          <w:i w:val="0"/>
          <w:iCs w:val="0"/>
          <w:color w:val="auto"/>
          <w:sz w:val="21"/>
          <w:szCs w:val="21"/>
        </w:rPr>
        <w:t xml:space="preserve">Eu </w:t>
      </w:r>
      <w:r w:rsidR="00AE7AA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proofErr w:type="spellStart"/>
      <w:r w:rsidR="00400080" w:rsidRPr="00D64F48">
        <w:rPr>
          <w:rFonts w:ascii="Times New Roman" w:hAnsi="Times New Roman" w:cs="Times New Roman"/>
          <w:i w:val="0"/>
          <w:iCs w:val="0"/>
          <w:color w:val="auto"/>
          <w:sz w:val="21"/>
          <w:szCs w:val="21"/>
        </w:rPr>
        <w:t>phosphinic</w:t>
      </w:r>
      <w:proofErr w:type="spellEnd"/>
      <w:r w:rsidR="00400080" w:rsidRPr="00D64F48">
        <w:rPr>
          <w:rFonts w:ascii="Times New Roman" w:hAnsi="Times New Roman" w:cs="Times New Roman"/>
          <w:i w:val="0"/>
          <w:iCs w:val="0"/>
          <w:color w:val="auto"/>
          <w:sz w:val="21"/>
          <w:szCs w:val="21"/>
        </w:rPr>
        <w:t xml:space="preserve"> acid</w:t>
      </w:r>
      <w:r w:rsidR="00D64F48">
        <w:rPr>
          <w:rFonts w:ascii="Times New Roman" w:hAnsi="Times New Roman" w:cs="Times New Roman"/>
          <w:i w:val="0"/>
          <w:iCs w:val="0"/>
          <w:color w:val="auto"/>
          <w:sz w:val="21"/>
          <w:szCs w:val="21"/>
        </w:rPr>
        <w:t xml:space="preserve"> ligand</w:t>
      </w:r>
      <w:r w:rsidR="00020B8D">
        <w:rPr>
          <w:rFonts w:ascii="Times New Roman" w:hAnsi="Times New Roman" w:cs="Times New Roman"/>
          <w:i w:val="0"/>
          <w:iCs w:val="0"/>
          <w:color w:val="auto"/>
          <w:sz w:val="21"/>
          <w:szCs w:val="21"/>
        </w:rPr>
        <w:t>;</w:t>
      </w:r>
      <w:r w:rsidR="007A5D2B" w:rsidRPr="00D64F48">
        <w:rPr>
          <w:rFonts w:ascii="Times New Roman" w:hAnsi="Times New Roman" w:cs="Times New Roman"/>
          <w:i w:val="0"/>
          <w:iCs w:val="0"/>
          <w:color w:val="auto"/>
          <w:sz w:val="21"/>
          <w:szCs w:val="21"/>
        </w:rPr>
        <w:t xml:space="preserve"> (c) </w:t>
      </w:r>
      <w:r w:rsidR="00D64F48">
        <w:rPr>
          <w:rFonts w:ascii="Times New Roman" w:hAnsi="Times New Roman" w:cs="Times New Roman"/>
          <w:i w:val="0"/>
          <w:iCs w:val="0"/>
          <w:color w:val="auto"/>
          <w:sz w:val="21"/>
          <w:szCs w:val="21"/>
        </w:rPr>
        <w:t xml:space="preserve">Dy </w:t>
      </w:r>
      <w:r w:rsidR="007A5D2B" w:rsidRPr="00D64F48">
        <w:rPr>
          <w:rFonts w:ascii="Times New Roman" w:hAnsi="Times New Roman" w:cs="Times New Roman"/>
          <w:i w:val="0"/>
          <w:iCs w:val="0"/>
          <w:color w:val="auto"/>
          <w:sz w:val="21"/>
          <w:szCs w:val="21"/>
        </w:rPr>
        <w:t xml:space="preserve">complex with </w:t>
      </w:r>
      <w:r w:rsidR="00D64F48">
        <w:rPr>
          <w:rFonts w:ascii="Times New Roman" w:hAnsi="Times New Roman" w:cs="Times New Roman"/>
          <w:i w:val="0"/>
          <w:iCs w:val="0"/>
          <w:color w:val="auto"/>
          <w:sz w:val="21"/>
          <w:szCs w:val="21"/>
        </w:rPr>
        <w:t xml:space="preserve">a </w:t>
      </w:r>
      <w:proofErr w:type="spellStart"/>
      <w:r w:rsidR="00D64F48">
        <w:rPr>
          <w:rFonts w:ascii="Times New Roman" w:hAnsi="Times New Roman" w:cs="Times New Roman"/>
          <w:i w:val="0"/>
          <w:iCs w:val="0"/>
          <w:color w:val="auto"/>
          <w:sz w:val="21"/>
          <w:szCs w:val="21"/>
        </w:rPr>
        <w:t>v</w:t>
      </w:r>
      <w:r w:rsidR="007A5D2B" w:rsidRPr="00D64F48">
        <w:rPr>
          <w:rFonts w:ascii="Times New Roman" w:hAnsi="Times New Roman" w:cs="Times New Roman"/>
          <w:i w:val="0"/>
          <w:iCs w:val="0"/>
          <w:color w:val="auto"/>
          <w:sz w:val="21"/>
          <w:szCs w:val="21"/>
        </w:rPr>
        <w:t>ersatic</w:t>
      </w:r>
      <w:proofErr w:type="spellEnd"/>
      <w:r w:rsidR="007A5D2B" w:rsidRPr="00D64F48">
        <w:rPr>
          <w:rFonts w:ascii="Times New Roman" w:hAnsi="Times New Roman" w:cs="Times New Roman"/>
          <w:i w:val="0"/>
          <w:iCs w:val="0"/>
          <w:color w:val="auto"/>
          <w:sz w:val="21"/>
          <w:szCs w:val="21"/>
        </w:rPr>
        <w:t xml:space="preserve"> acid</w:t>
      </w:r>
      <w:r w:rsidR="00D64F48">
        <w:rPr>
          <w:rFonts w:ascii="Times New Roman" w:hAnsi="Times New Roman" w:cs="Times New Roman"/>
          <w:i w:val="0"/>
          <w:iCs w:val="0"/>
          <w:color w:val="auto"/>
          <w:sz w:val="21"/>
          <w:szCs w:val="21"/>
        </w:rPr>
        <w:t xml:space="preserve"> ligand</w:t>
      </w:r>
      <w:r w:rsidR="007A5D2B" w:rsidRPr="00D64F48">
        <w:rPr>
          <w:rFonts w:ascii="Times New Roman" w:hAnsi="Times New Roman" w:cs="Times New Roman"/>
          <w:i w:val="0"/>
          <w:iCs w:val="0"/>
          <w:color w:val="auto"/>
          <w:sz w:val="21"/>
          <w:szCs w:val="21"/>
        </w:rPr>
        <w:t>.</w:t>
      </w:r>
    </w:p>
    <w:p w14:paraId="7B55E250" w14:textId="77777777" w:rsidR="00F94C1C" w:rsidRPr="00F94C1C" w:rsidRDefault="00F94C1C" w:rsidP="008C2865">
      <w:pPr>
        <w:spacing w:line="360" w:lineRule="auto"/>
      </w:pPr>
    </w:p>
    <w:p w14:paraId="5D2B3362" w14:textId="2802D74E" w:rsidR="007C408A" w:rsidRDefault="00D64F48" w:rsidP="008C2865">
      <w:pPr>
        <w:spacing w:line="360" w:lineRule="auto"/>
        <w:jc w:val="both"/>
        <w:rPr>
          <w:rFonts w:ascii="Times New Roman" w:hAnsi="Times New Roman" w:cs="Times New Roman"/>
          <w:sz w:val="24"/>
          <w:szCs w:val="24"/>
        </w:rPr>
      </w:pPr>
      <w:r w:rsidRPr="004361F4">
        <w:rPr>
          <w:rFonts w:ascii="Times New Roman" w:hAnsi="Times New Roman" w:cs="Times New Roman"/>
          <w:b/>
          <w:bCs/>
          <w:sz w:val="24"/>
          <w:szCs w:val="24"/>
        </w:rPr>
        <w:t>Phenanthroline</w:t>
      </w:r>
      <w:r w:rsidR="005C042F">
        <w:rPr>
          <w:rFonts w:ascii="Times New Roman" w:hAnsi="Times New Roman" w:cs="Times New Roman"/>
          <w:b/>
          <w:bCs/>
          <w:sz w:val="24"/>
          <w:szCs w:val="24"/>
        </w:rPr>
        <w:t xml:space="preserve"> and p</w:t>
      </w:r>
      <w:r w:rsidR="005C042F" w:rsidRPr="004361F4">
        <w:rPr>
          <w:rFonts w:ascii="Times New Roman" w:hAnsi="Times New Roman" w:cs="Times New Roman"/>
          <w:b/>
          <w:bCs/>
          <w:sz w:val="24"/>
          <w:szCs w:val="24"/>
        </w:rPr>
        <w:t>henanthroline</w:t>
      </w:r>
      <w:r w:rsidRPr="004361F4">
        <w:rPr>
          <w:rFonts w:ascii="Times New Roman" w:hAnsi="Times New Roman" w:cs="Times New Roman"/>
          <w:b/>
          <w:bCs/>
          <w:sz w:val="24"/>
          <w:szCs w:val="24"/>
        </w:rPr>
        <w:t>-based ligand</w:t>
      </w:r>
      <w:r w:rsidR="004361F4">
        <w:rPr>
          <w:rFonts w:ascii="Times New Roman" w:hAnsi="Times New Roman" w:cs="Times New Roman"/>
          <w:b/>
          <w:bCs/>
          <w:sz w:val="24"/>
          <w:szCs w:val="24"/>
        </w:rPr>
        <w:t>s</w:t>
      </w:r>
    </w:p>
    <w:p w14:paraId="40CEAA64" w14:textId="5113594C" w:rsidR="00D64F48" w:rsidRPr="00DB7468" w:rsidRDefault="00194157" w:rsidP="008C2865">
      <w:pPr>
        <w:spacing w:line="360" w:lineRule="auto"/>
        <w:jc w:val="both"/>
        <w:rPr>
          <w:rFonts w:ascii="Times New Roman" w:hAnsi="Times New Roman" w:cs="Times New Roman"/>
          <w:sz w:val="24"/>
          <w:szCs w:val="24"/>
        </w:rPr>
      </w:pPr>
      <w:r>
        <w:rPr>
          <w:rFonts w:ascii="Times New Roman" w:hAnsi="Times New Roman" w:cs="Times New Roman"/>
          <w:sz w:val="24"/>
          <w:szCs w:val="24"/>
        </w:rPr>
        <w:t>In examining the complexes with all-organic ligands and mixed inorganic-organic ligands, we have found many Ln complexes with 1,10-p</w:t>
      </w:r>
      <w:r w:rsidRPr="00DB7468">
        <w:rPr>
          <w:rFonts w:ascii="Times New Roman" w:hAnsi="Times New Roman" w:cs="Times New Roman"/>
          <w:sz w:val="24"/>
          <w:szCs w:val="24"/>
        </w:rPr>
        <w:t>henanthroline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phen</w:t>
      </w:r>
      <w:proofErr w:type="spellEnd"/>
      <w:r>
        <w:rPr>
          <w:rFonts w:ascii="Times New Roman" w:hAnsi="Times New Roman" w:cs="Times New Roman"/>
          <w:sz w:val="24"/>
          <w:szCs w:val="24"/>
        </w:rPr>
        <w:t xml:space="preserve">) as a ligand. </w:t>
      </w:r>
      <w:r w:rsidR="004361F4">
        <w:rPr>
          <w:rFonts w:ascii="Times New Roman" w:hAnsi="Times New Roman" w:cs="Times New Roman"/>
          <w:sz w:val="24"/>
          <w:szCs w:val="24"/>
        </w:rPr>
        <w:t xml:space="preserve">In addition,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 derivatives are actively explored as new ligands for REE </w:t>
      </w:r>
      <w:r w:rsidR="00A412A5">
        <w:rPr>
          <w:rFonts w:ascii="Times New Roman" w:hAnsi="Times New Roman" w:cs="Times New Roman"/>
          <w:sz w:val="24"/>
          <w:szCs w:val="24"/>
        </w:rPr>
        <w:t>separation</w:t>
      </w:r>
      <w:r w:rsidR="00D64F48" w:rsidRPr="00EC7890">
        <w:rPr>
          <w:rFonts w:ascii="Times New Roman" w:hAnsi="Times New Roman" w:cs="Times New Roman"/>
          <w:sz w:val="24"/>
          <w:szCs w:val="24"/>
        </w:rPr>
        <w:t xml:space="preserve"> processes.</w:t>
      </w:r>
      <w:r w:rsidR="00D64F48">
        <w:rPr>
          <w:rFonts w:ascii="Times New Roman" w:hAnsi="Times New Roman" w:cs="Times New Roman"/>
          <w:sz w:val="24"/>
          <w:szCs w:val="24"/>
        </w:rPr>
        <w:t xml:space="preserve"> </w:t>
      </w:r>
      <w:r w:rsidR="004361F4">
        <w:rPr>
          <w:rFonts w:ascii="Times New Roman" w:hAnsi="Times New Roman" w:cs="Times New Roman"/>
          <w:sz w:val="24"/>
          <w:szCs w:val="24"/>
        </w:rPr>
        <w:t xml:space="preserve">Subset </w:t>
      </w:r>
      <w:r w:rsidR="0025605B">
        <w:rPr>
          <w:rFonts w:ascii="Times New Roman" w:hAnsi="Times New Roman" w:cs="Times New Roman"/>
          <w:sz w:val="24"/>
          <w:szCs w:val="24"/>
        </w:rPr>
        <w:t>4</w:t>
      </w:r>
      <w:r w:rsidR="005C042F">
        <w:rPr>
          <w:rFonts w:ascii="Times New Roman" w:hAnsi="Times New Roman" w:cs="Times New Roman"/>
          <w:sz w:val="24"/>
          <w:szCs w:val="24"/>
        </w:rPr>
        <w:t xml:space="preserve"> (2226 structures in total)</w:t>
      </w:r>
      <w:r w:rsidR="00A412A5">
        <w:rPr>
          <w:rFonts w:ascii="Times New Roman" w:hAnsi="Times New Roman" w:cs="Times New Roman"/>
          <w:sz w:val="24"/>
          <w:szCs w:val="24"/>
        </w:rPr>
        <w:t>, created from Subset 1,</w:t>
      </w:r>
      <w:r w:rsidR="004361F4">
        <w:rPr>
          <w:rFonts w:ascii="Times New Roman" w:hAnsi="Times New Roman" w:cs="Times New Roman"/>
          <w:sz w:val="24"/>
          <w:szCs w:val="24"/>
        </w:rPr>
        <w:t xml:space="preserve"> contains Ln-complexes with at least one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-based ligand. </w:t>
      </w:r>
      <w:r w:rsidR="004361F4" w:rsidRPr="00DB7468">
        <w:rPr>
          <w:rFonts w:ascii="Times New Roman" w:hAnsi="Times New Roman" w:cs="Times New Roman"/>
          <w:sz w:val="24"/>
          <w:szCs w:val="24"/>
        </w:rPr>
        <w:t xml:space="preserve">Figure </w:t>
      </w:r>
      <w:r w:rsidR="00226199">
        <w:rPr>
          <w:rFonts w:ascii="Times New Roman" w:hAnsi="Times New Roman" w:cs="Times New Roman" w:hint="eastAsia"/>
          <w:sz w:val="24"/>
          <w:szCs w:val="24"/>
        </w:rPr>
        <w:t>1</w:t>
      </w:r>
      <w:r w:rsidR="002202FC">
        <w:rPr>
          <w:rFonts w:ascii="Times New Roman" w:hAnsi="Times New Roman" w:cs="Times New Roman"/>
          <w:sz w:val="24"/>
          <w:szCs w:val="24"/>
        </w:rPr>
        <w:t>1</w:t>
      </w:r>
      <w:r w:rsidR="004361F4" w:rsidRPr="00DB7468">
        <w:rPr>
          <w:rFonts w:ascii="Times New Roman" w:hAnsi="Times New Roman" w:cs="Times New Roman"/>
          <w:sz w:val="24"/>
          <w:szCs w:val="24"/>
        </w:rPr>
        <w:t xml:space="preserve"> </w:t>
      </w:r>
      <w:r w:rsidR="0008135D">
        <w:rPr>
          <w:rFonts w:ascii="Times New Roman" w:hAnsi="Times New Roman" w:cs="Times New Roman"/>
          <w:sz w:val="24"/>
          <w:szCs w:val="24"/>
        </w:rPr>
        <w:t xml:space="preserve">shows </w:t>
      </w:r>
      <w:r w:rsidR="00020B8D">
        <w:rPr>
          <w:rFonts w:ascii="Times New Roman" w:hAnsi="Times New Roman" w:cs="Times New Roman"/>
          <w:sz w:val="24"/>
          <w:szCs w:val="24"/>
        </w:rPr>
        <w:t xml:space="preserve">the distribution over the </w:t>
      </w:r>
      <w:proofErr w:type="spellStart"/>
      <w:r w:rsidR="00020B8D">
        <w:rPr>
          <w:rFonts w:ascii="Times New Roman" w:hAnsi="Times New Roman" w:cs="Times New Roman"/>
          <w:sz w:val="24"/>
          <w:szCs w:val="24"/>
        </w:rPr>
        <w:t>phen</w:t>
      </w:r>
      <w:proofErr w:type="spellEnd"/>
      <w:r w:rsidR="00020B8D">
        <w:rPr>
          <w:rFonts w:ascii="Times New Roman" w:hAnsi="Times New Roman" w:cs="Times New Roman"/>
          <w:sz w:val="24"/>
          <w:szCs w:val="24"/>
        </w:rPr>
        <w:t xml:space="preserve"> ligand types within Subset </w:t>
      </w:r>
      <w:r w:rsidR="0025605B">
        <w:rPr>
          <w:rFonts w:ascii="Times New Roman" w:hAnsi="Times New Roman" w:cs="Times New Roman"/>
          <w:sz w:val="24"/>
          <w:szCs w:val="24"/>
        </w:rPr>
        <w:t>4</w:t>
      </w:r>
      <w:r w:rsidR="00020B8D">
        <w:rPr>
          <w:rFonts w:ascii="Times New Roman" w:hAnsi="Times New Roman" w:cs="Times New Roman"/>
          <w:sz w:val="24"/>
          <w:szCs w:val="24"/>
        </w:rPr>
        <w:t xml:space="preserve">: one can see </w:t>
      </w:r>
      <w:r w:rsidR="004361F4">
        <w:rPr>
          <w:rFonts w:ascii="Times New Roman" w:hAnsi="Times New Roman" w:cs="Times New Roman"/>
          <w:sz w:val="24"/>
          <w:szCs w:val="24"/>
        </w:rPr>
        <w:t xml:space="preserve">that the majority </w:t>
      </w:r>
      <w:r w:rsidR="00020B8D">
        <w:rPr>
          <w:rFonts w:ascii="Times New Roman" w:hAnsi="Times New Roman" w:cs="Times New Roman"/>
          <w:sz w:val="24"/>
          <w:szCs w:val="24"/>
        </w:rPr>
        <w:t>(</w:t>
      </w:r>
      <w:r w:rsidR="001745BD">
        <w:rPr>
          <w:rFonts w:ascii="Times New Roman" w:hAnsi="Times New Roman" w:cs="Times New Roman"/>
          <w:sz w:val="24"/>
          <w:szCs w:val="24"/>
        </w:rPr>
        <w:t>1721 structures or 77%</w:t>
      </w:r>
      <w:r w:rsidR="00020B8D">
        <w:rPr>
          <w:rFonts w:ascii="Times New Roman" w:hAnsi="Times New Roman" w:cs="Times New Roman"/>
          <w:sz w:val="24"/>
          <w:szCs w:val="24"/>
        </w:rPr>
        <w:t>)</w:t>
      </w:r>
      <w:r w:rsidR="001745BD">
        <w:rPr>
          <w:rFonts w:ascii="Times New Roman" w:hAnsi="Times New Roman" w:cs="Times New Roman"/>
          <w:sz w:val="24"/>
          <w:szCs w:val="24"/>
        </w:rPr>
        <w:t xml:space="preserve"> </w:t>
      </w:r>
      <w:r w:rsidR="00A412A5">
        <w:rPr>
          <w:rFonts w:ascii="Times New Roman" w:hAnsi="Times New Roman" w:cs="Times New Roman"/>
          <w:sz w:val="24"/>
          <w:szCs w:val="24"/>
        </w:rPr>
        <w:t>incorporate</w:t>
      </w:r>
      <w:r w:rsidR="0020348D">
        <w:rPr>
          <w:rFonts w:ascii="Times New Roman" w:hAnsi="Times New Roman" w:cs="Times New Roman"/>
          <w:sz w:val="24"/>
          <w:szCs w:val="24"/>
        </w:rPr>
        <w:t xml:space="preserve"> the</w:t>
      </w:r>
      <w:r w:rsidR="004361F4">
        <w:rPr>
          <w:rFonts w:ascii="Times New Roman" w:hAnsi="Times New Roman" w:cs="Times New Roman"/>
          <w:sz w:val="24"/>
          <w:szCs w:val="24"/>
        </w:rPr>
        <w:t xml:space="preserve"> </w:t>
      </w:r>
      <w:proofErr w:type="spellStart"/>
      <w:r w:rsidR="004361F4">
        <w:rPr>
          <w:rFonts w:ascii="Times New Roman" w:hAnsi="Times New Roman" w:cs="Times New Roman"/>
          <w:sz w:val="24"/>
          <w:szCs w:val="24"/>
        </w:rPr>
        <w:t>phen</w:t>
      </w:r>
      <w:proofErr w:type="spellEnd"/>
      <w:r w:rsidR="004361F4">
        <w:rPr>
          <w:rFonts w:ascii="Times New Roman" w:hAnsi="Times New Roman" w:cs="Times New Roman"/>
          <w:sz w:val="24"/>
          <w:szCs w:val="24"/>
        </w:rPr>
        <w:t xml:space="preserve"> ligand</w:t>
      </w:r>
      <w:r w:rsidR="00997856">
        <w:rPr>
          <w:rFonts w:ascii="Times New Roman" w:hAnsi="Times New Roman" w:cs="Times New Roman"/>
          <w:sz w:val="24"/>
          <w:szCs w:val="24"/>
        </w:rPr>
        <w:t xml:space="preserve"> </w:t>
      </w:r>
      <w:r w:rsidR="0020348D">
        <w:rPr>
          <w:rFonts w:ascii="Times New Roman" w:hAnsi="Times New Roman" w:cs="Times New Roman"/>
          <w:sz w:val="24"/>
          <w:szCs w:val="24"/>
        </w:rPr>
        <w:t xml:space="preserve">itself </w:t>
      </w:r>
      <w:r w:rsidR="00997856">
        <w:rPr>
          <w:rFonts w:ascii="Times New Roman" w:hAnsi="Times New Roman" w:cs="Times New Roman"/>
          <w:sz w:val="24"/>
          <w:szCs w:val="24"/>
        </w:rPr>
        <w:t>– highlighting its dominance</w:t>
      </w:r>
      <w:r w:rsidR="004361F4">
        <w:rPr>
          <w:rFonts w:ascii="Times New Roman" w:hAnsi="Times New Roman" w:cs="Times New Roman"/>
          <w:sz w:val="24"/>
          <w:szCs w:val="24"/>
        </w:rPr>
        <w:t>.</w:t>
      </w:r>
      <w:r w:rsidR="0008135D">
        <w:rPr>
          <w:rFonts w:ascii="Times New Roman" w:hAnsi="Times New Roman" w:cs="Times New Roman"/>
          <w:sz w:val="24"/>
          <w:szCs w:val="24"/>
        </w:rPr>
        <w:t xml:space="preserve"> A distant second is </w:t>
      </w:r>
      <w:proofErr w:type="spellStart"/>
      <w:r w:rsidR="0008135D">
        <w:rPr>
          <w:rFonts w:ascii="Times New Roman" w:hAnsi="Times New Roman" w:cs="Times New Roman"/>
          <w:sz w:val="24"/>
          <w:szCs w:val="24"/>
        </w:rPr>
        <w:t>phen</w:t>
      </w:r>
      <w:proofErr w:type="spellEnd"/>
      <w:r w:rsidR="0008135D">
        <w:rPr>
          <w:rFonts w:ascii="Times New Roman" w:hAnsi="Times New Roman" w:cs="Times New Roman"/>
          <w:sz w:val="24"/>
          <w:szCs w:val="24"/>
        </w:rPr>
        <w:t xml:space="preserve"> derivatives with </w:t>
      </w:r>
      <w:proofErr w:type="spellStart"/>
      <w:r w:rsidR="0008135D">
        <w:rPr>
          <w:rFonts w:ascii="Times New Roman" w:hAnsi="Times New Roman" w:cs="Times New Roman"/>
          <w:sz w:val="24"/>
          <w:szCs w:val="24"/>
        </w:rPr>
        <w:t>imidazo</w:t>
      </w:r>
      <w:proofErr w:type="spellEnd"/>
      <w:r w:rsidR="0008135D">
        <w:rPr>
          <w:rFonts w:ascii="Times New Roman" w:hAnsi="Times New Roman" w:cs="Times New Roman"/>
          <w:sz w:val="24"/>
          <w:szCs w:val="24"/>
        </w:rPr>
        <w:t>/py</w:t>
      </w:r>
      <w:r w:rsidR="007C17E5">
        <w:rPr>
          <w:rFonts w:ascii="Times New Roman" w:hAnsi="Times New Roman" w:cs="Times New Roman"/>
          <w:sz w:val="24"/>
          <w:szCs w:val="24"/>
        </w:rPr>
        <w:t xml:space="preserve">razino groups that extend the conjugation, followed by substituted </w:t>
      </w:r>
      <w:proofErr w:type="spellStart"/>
      <w:r w:rsidR="007C17E5">
        <w:rPr>
          <w:rFonts w:ascii="Times New Roman" w:hAnsi="Times New Roman" w:cs="Times New Roman"/>
          <w:sz w:val="24"/>
          <w:szCs w:val="24"/>
        </w:rPr>
        <w:t>phen</w:t>
      </w:r>
      <w:proofErr w:type="spellEnd"/>
      <w:r w:rsidR="007C17E5">
        <w:rPr>
          <w:rFonts w:ascii="Times New Roman" w:hAnsi="Times New Roman" w:cs="Times New Roman"/>
          <w:sz w:val="24"/>
          <w:szCs w:val="24"/>
        </w:rPr>
        <w:t xml:space="preserve"> ligands. </w:t>
      </w:r>
      <w:r w:rsidR="00020B8D">
        <w:rPr>
          <w:rFonts w:ascii="Times New Roman" w:hAnsi="Times New Roman" w:cs="Times New Roman"/>
          <w:sz w:val="24"/>
          <w:szCs w:val="24"/>
        </w:rPr>
        <w:t>We further examined</w:t>
      </w:r>
      <w:r w:rsidR="007C17E5">
        <w:rPr>
          <w:rFonts w:ascii="Times New Roman" w:hAnsi="Times New Roman" w:cs="Times New Roman"/>
          <w:sz w:val="24"/>
          <w:szCs w:val="24"/>
        </w:rPr>
        <w:t xml:space="preserve"> the stoichiometry of the </w:t>
      </w:r>
      <w:proofErr w:type="spellStart"/>
      <w:r w:rsidR="007C17E5">
        <w:rPr>
          <w:rFonts w:ascii="Times New Roman" w:hAnsi="Times New Roman" w:cs="Times New Roman"/>
          <w:sz w:val="24"/>
          <w:szCs w:val="24"/>
        </w:rPr>
        <w:t>phen</w:t>
      </w:r>
      <w:proofErr w:type="spellEnd"/>
      <w:r w:rsidR="007C17E5">
        <w:rPr>
          <w:rFonts w:ascii="Times New Roman" w:hAnsi="Times New Roman" w:cs="Times New Roman"/>
          <w:sz w:val="24"/>
          <w:szCs w:val="24"/>
        </w:rPr>
        <w:t xml:space="preserve"> ligand or its derivative </w:t>
      </w:r>
      <w:r w:rsidR="00020B8D">
        <w:rPr>
          <w:rFonts w:ascii="Times New Roman" w:hAnsi="Times New Roman" w:cs="Times New Roman"/>
          <w:sz w:val="24"/>
          <w:szCs w:val="24"/>
        </w:rPr>
        <w:t>to</w:t>
      </w:r>
      <w:r w:rsidR="007C17E5">
        <w:rPr>
          <w:rFonts w:ascii="Times New Roman" w:hAnsi="Times New Roman" w:cs="Times New Roman"/>
          <w:sz w:val="24"/>
          <w:szCs w:val="24"/>
        </w:rPr>
        <w:t xml:space="preserve"> the Ln center</w:t>
      </w:r>
      <w:r w:rsidR="00997856">
        <w:rPr>
          <w:rFonts w:ascii="Times New Roman" w:hAnsi="Times New Roman" w:cs="Times New Roman"/>
          <w:sz w:val="24"/>
          <w:szCs w:val="24"/>
        </w:rPr>
        <w:t xml:space="preserve">. </w:t>
      </w:r>
      <w:r w:rsidR="00CD41CA">
        <w:rPr>
          <w:rFonts w:ascii="Times New Roman" w:hAnsi="Times New Roman" w:cs="Times New Roman"/>
          <w:sz w:val="24"/>
          <w:szCs w:val="24"/>
        </w:rPr>
        <w:t>As can be seen from Figure 1</w:t>
      </w:r>
      <w:r w:rsidR="002202FC">
        <w:rPr>
          <w:rFonts w:ascii="Times New Roman" w:hAnsi="Times New Roman" w:cs="Times New Roman"/>
          <w:sz w:val="24"/>
          <w:szCs w:val="24"/>
        </w:rPr>
        <w:t>2</w:t>
      </w:r>
      <w:r w:rsidR="00CD41CA">
        <w:rPr>
          <w:rFonts w:ascii="Times New Roman" w:hAnsi="Times New Roman" w:cs="Times New Roman"/>
          <w:sz w:val="24"/>
          <w:szCs w:val="24"/>
        </w:rPr>
        <w:t>, the</w:t>
      </w:r>
      <w:r w:rsidR="007C17E5">
        <w:rPr>
          <w:rFonts w:ascii="Times New Roman" w:hAnsi="Times New Roman" w:cs="Times New Roman"/>
          <w:sz w:val="24"/>
          <w:szCs w:val="24"/>
        </w:rPr>
        <w:t xml:space="preserve"> majority of the complexes have 1:1 ligand-to-metal ratio, followed by 2:1</w:t>
      </w:r>
      <w:r w:rsidR="005C042F">
        <w:rPr>
          <w:rFonts w:ascii="Times New Roman" w:hAnsi="Times New Roman" w:cs="Times New Roman"/>
          <w:sz w:val="24"/>
          <w:szCs w:val="24"/>
        </w:rPr>
        <w:t>; in contrast,</w:t>
      </w:r>
      <w:r w:rsidR="007C17E5">
        <w:rPr>
          <w:rFonts w:ascii="Times New Roman" w:hAnsi="Times New Roman" w:cs="Times New Roman"/>
          <w:sz w:val="24"/>
          <w:szCs w:val="24"/>
        </w:rPr>
        <w:t xml:space="preserve"> 3:1 and 4:1</w:t>
      </w:r>
      <w:r w:rsidR="00997856">
        <w:rPr>
          <w:rFonts w:ascii="Times New Roman" w:hAnsi="Times New Roman" w:cs="Times New Roman"/>
          <w:sz w:val="24"/>
          <w:szCs w:val="24"/>
        </w:rPr>
        <w:t xml:space="preserve"> </w:t>
      </w:r>
      <w:proofErr w:type="gramStart"/>
      <w:r w:rsidR="005C042F">
        <w:rPr>
          <w:rFonts w:ascii="Times New Roman" w:hAnsi="Times New Roman" w:cs="Times New Roman"/>
          <w:sz w:val="24"/>
          <w:szCs w:val="24"/>
        </w:rPr>
        <w:t>complexes</w:t>
      </w:r>
      <w:proofErr w:type="gramEnd"/>
      <w:r w:rsidR="007C17E5">
        <w:rPr>
          <w:rFonts w:ascii="Times New Roman" w:hAnsi="Times New Roman" w:cs="Times New Roman"/>
          <w:sz w:val="24"/>
          <w:szCs w:val="24"/>
        </w:rPr>
        <w:t xml:space="preserve"> are rare. This trend is consistent across the Ln series. The dominance of the 1:1 </w:t>
      </w:r>
      <w:proofErr w:type="gramStart"/>
      <w:r w:rsidR="007C17E5">
        <w:rPr>
          <w:rFonts w:ascii="Times New Roman" w:hAnsi="Times New Roman" w:cs="Times New Roman"/>
          <w:sz w:val="24"/>
          <w:szCs w:val="24"/>
        </w:rPr>
        <w:t>complexes</w:t>
      </w:r>
      <w:proofErr w:type="gramEnd"/>
      <w:r w:rsidR="007C17E5">
        <w:rPr>
          <w:rFonts w:ascii="Times New Roman" w:hAnsi="Times New Roman" w:cs="Times New Roman"/>
          <w:sz w:val="24"/>
          <w:szCs w:val="24"/>
        </w:rPr>
        <w:t xml:space="preserve"> </w:t>
      </w:r>
      <w:r w:rsidR="00997856">
        <w:rPr>
          <w:rFonts w:ascii="Times New Roman" w:hAnsi="Times New Roman" w:cs="Times New Roman"/>
          <w:sz w:val="24"/>
          <w:szCs w:val="24"/>
        </w:rPr>
        <w:t xml:space="preserve">has </w:t>
      </w:r>
      <w:r w:rsidR="007C17E5">
        <w:rPr>
          <w:rFonts w:ascii="Times New Roman" w:hAnsi="Times New Roman" w:cs="Times New Roman"/>
          <w:sz w:val="24"/>
          <w:szCs w:val="24"/>
        </w:rPr>
        <w:t>important implication</w:t>
      </w:r>
      <w:r w:rsidR="005C042F">
        <w:rPr>
          <w:rFonts w:ascii="Times New Roman" w:hAnsi="Times New Roman" w:cs="Times New Roman"/>
          <w:sz w:val="24"/>
          <w:szCs w:val="24"/>
        </w:rPr>
        <w:t>s</w:t>
      </w:r>
      <w:r w:rsidR="007C17E5">
        <w:rPr>
          <w:rFonts w:ascii="Times New Roman" w:hAnsi="Times New Roman" w:cs="Times New Roman"/>
          <w:sz w:val="24"/>
          <w:szCs w:val="24"/>
        </w:rPr>
        <w:t xml:space="preserve"> in designing and employing these ligands for REE separations</w:t>
      </w:r>
      <w:r w:rsidR="00D64F48" w:rsidRPr="00DB7468">
        <w:rPr>
          <w:rFonts w:ascii="Times New Roman" w:hAnsi="Times New Roman" w:cs="Times New Roman"/>
          <w:sz w:val="24"/>
          <w:szCs w:val="24"/>
        </w:rPr>
        <w:t xml:space="preserve">. </w:t>
      </w:r>
    </w:p>
    <w:p w14:paraId="76C0DBA1" w14:textId="04C31020" w:rsidR="00E55BFE" w:rsidRPr="00DB7468" w:rsidRDefault="003B0CF4" w:rsidP="008C2865">
      <w:pPr>
        <w:keepNext/>
        <w:spacing w:line="360" w:lineRule="auto"/>
        <w:jc w:val="center"/>
        <w:rPr>
          <w:rFonts w:ascii="Times New Roman" w:hAnsi="Times New Roman" w:cs="Times New Roman"/>
          <w:sz w:val="24"/>
          <w:szCs w:val="24"/>
        </w:rPr>
      </w:pPr>
      <w:r w:rsidRPr="003B0CF4">
        <w:rPr>
          <w:noProof/>
        </w:rPr>
        <w:lastRenderedPageBreak/>
        <w:t xml:space="preserve"> </w:t>
      </w:r>
      <w:r w:rsidR="00AC1B01" w:rsidRPr="00AC1B01">
        <w:rPr>
          <w:noProof/>
        </w:rPr>
        <w:drawing>
          <wp:inline distT="0" distB="0" distL="0" distR="0" wp14:anchorId="2DE2D53E" wp14:editId="34F16167">
            <wp:extent cx="4492353" cy="2576384"/>
            <wp:effectExtent l="0" t="0" r="3810" b="1905"/>
            <wp:docPr id="785314670" name="Picture 1" descr="A graph of chemical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4670" name="Picture 1" descr="A graph of chemical formulas&#10;&#10;Description automatically generated with medium confidence"/>
                    <pic:cNvPicPr/>
                  </pic:nvPicPr>
                  <pic:blipFill>
                    <a:blip r:embed="rId18"/>
                    <a:stretch>
                      <a:fillRect/>
                    </a:stretch>
                  </pic:blipFill>
                  <pic:spPr>
                    <a:xfrm>
                      <a:off x="0" y="0"/>
                      <a:ext cx="4517244" cy="2590659"/>
                    </a:xfrm>
                    <a:prstGeom prst="rect">
                      <a:avLst/>
                    </a:prstGeom>
                  </pic:spPr>
                </pic:pic>
              </a:graphicData>
            </a:graphic>
          </wp:inline>
        </w:drawing>
      </w:r>
    </w:p>
    <w:p w14:paraId="4CA2687D" w14:textId="34A96EDA" w:rsidR="00315387" w:rsidRPr="007C17E5" w:rsidRDefault="00FE2EC7" w:rsidP="008C2865">
      <w:pPr>
        <w:pStyle w:val="Caption"/>
        <w:spacing w:line="360" w:lineRule="auto"/>
        <w:jc w:val="both"/>
        <w:rPr>
          <w:rFonts w:ascii="Times New Roman" w:hAnsi="Times New Roman" w:cs="Times New Roman"/>
          <w:i w:val="0"/>
          <w:iCs w:val="0"/>
          <w:color w:val="auto"/>
          <w:sz w:val="21"/>
          <w:szCs w:val="21"/>
        </w:rPr>
      </w:pPr>
      <w:r w:rsidRPr="007C17E5">
        <w:rPr>
          <w:rFonts w:ascii="Times New Roman" w:hAnsi="Times New Roman" w:cs="Times New Roman"/>
          <w:b/>
          <w:bCs/>
          <w:i w:val="0"/>
          <w:iCs w:val="0"/>
          <w:color w:val="auto"/>
          <w:sz w:val="21"/>
          <w:szCs w:val="21"/>
        </w:rPr>
        <w:t xml:space="preserve">Figure </w:t>
      </w:r>
      <w:r w:rsidR="0051611F">
        <w:rPr>
          <w:rFonts w:ascii="Times New Roman" w:hAnsi="Times New Roman" w:cs="Times New Roman"/>
          <w:b/>
          <w:bCs/>
          <w:i w:val="0"/>
          <w:iCs w:val="0"/>
          <w:color w:val="auto"/>
          <w:sz w:val="21"/>
          <w:szCs w:val="21"/>
        </w:rPr>
        <w:t>1</w:t>
      </w:r>
      <w:r w:rsidR="003517F9">
        <w:rPr>
          <w:rFonts w:ascii="Times New Roman" w:hAnsi="Times New Roman" w:cs="Times New Roman"/>
          <w:b/>
          <w:bCs/>
          <w:i w:val="0"/>
          <w:iCs w:val="0"/>
          <w:color w:val="auto"/>
          <w:sz w:val="21"/>
          <w:szCs w:val="21"/>
        </w:rPr>
        <w:t>1</w:t>
      </w:r>
      <w:r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w:t>
      </w:r>
      <w:r w:rsidR="00055704" w:rsidRPr="007C17E5">
        <w:rPr>
          <w:rFonts w:ascii="Times New Roman" w:hAnsi="Times New Roman" w:cs="Times New Roman"/>
          <w:i w:val="0"/>
          <w:iCs w:val="0"/>
          <w:color w:val="auto"/>
          <w:sz w:val="21"/>
          <w:szCs w:val="21"/>
        </w:rPr>
        <w:t>D</w:t>
      </w:r>
      <w:r w:rsidR="00155170" w:rsidRPr="007C17E5">
        <w:rPr>
          <w:rFonts w:ascii="Times New Roman" w:hAnsi="Times New Roman" w:cs="Times New Roman"/>
          <w:i w:val="0"/>
          <w:iCs w:val="0"/>
          <w:color w:val="auto"/>
          <w:sz w:val="21"/>
          <w:szCs w:val="21"/>
        </w:rPr>
        <w:t xml:space="preserve">istribution of </w:t>
      </w:r>
      <w:r w:rsidR="0008135D" w:rsidRPr="007C17E5">
        <w:rPr>
          <w:rFonts w:ascii="Times New Roman" w:hAnsi="Times New Roman" w:cs="Times New Roman"/>
          <w:i w:val="0"/>
          <w:iCs w:val="0"/>
          <w:color w:val="auto"/>
          <w:sz w:val="21"/>
          <w:szCs w:val="21"/>
        </w:rPr>
        <w:t xml:space="preserve">Ln </w:t>
      </w:r>
      <w:r w:rsidR="00155170" w:rsidRPr="007C17E5">
        <w:rPr>
          <w:rFonts w:ascii="Times New Roman" w:hAnsi="Times New Roman" w:cs="Times New Roman"/>
          <w:i w:val="0"/>
          <w:iCs w:val="0"/>
          <w:color w:val="auto"/>
          <w:sz w:val="21"/>
          <w:szCs w:val="21"/>
        </w:rPr>
        <w:t>complex</w:t>
      </w:r>
      <w:r w:rsidR="0008135D" w:rsidRPr="007C17E5">
        <w:rPr>
          <w:rFonts w:ascii="Times New Roman" w:hAnsi="Times New Roman" w:cs="Times New Roman"/>
          <w:i w:val="0"/>
          <w:iCs w:val="0"/>
          <w:color w:val="auto"/>
          <w:sz w:val="21"/>
          <w:szCs w:val="21"/>
        </w:rPr>
        <w:t>es</w:t>
      </w:r>
      <w:r w:rsidR="00155170" w:rsidRPr="007C17E5">
        <w:rPr>
          <w:rFonts w:ascii="Times New Roman" w:hAnsi="Times New Roman" w:cs="Times New Roman"/>
          <w:i w:val="0"/>
          <w:iCs w:val="0"/>
          <w:color w:val="auto"/>
          <w:sz w:val="21"/>
          <w:szCs w:val="21"/>
        </w:rPr>
        <w:t xml:space="preserve"> in </w:t>
      </w:r>
      <w:r w:rsidR="0008135D" w:rsidRPr="007C17E5">
        <w:rPr>
          <w:rFonts w:ascii="Times New Roman" w:hAnsi="Times New Roman" w:cs="Times New Roman"/>
          <w:i w:val="0"/>
          <w:iCs w:val="0"/>
          <w:color w:val="auto"/>
          <w:sz w:val="21"/>
          <w:szCs w:val="21"/>
        </w:rPr>
        <w:t>S</w:t>
      </w:r>
      <w:r w:rsidR="00155170" w:rsidRPr="007C17E5">
        <w:rPr>
          <w:rFonts w:ascii="Times New Roman" w:hAnsi="Times New Roman" w:cs="Times New Roman"/>
          <w:i w:val="0"/>
          <w:iCs w:val="0"/>
          <w:color w:val="auto"/>
          <w:sz w:val="21"/>
          <w:szCs w:val="21"/>
        </w:rPr>
        <w:t xml:space="preserve">ubset </w:t>
      </w:r>
      <w:r w:rsidR="0025605B">
        <w:rPr>
          <w:rFonts w:ascii="Times New Roman" w:hAnsi="Times New Roman" w:cs="Times New Roman"/>
          <w:i w:val="0"/>
          <w:iCs w:val="0"/>
          <w:color w:val="auto"/>
          <w:sz w:val="21"/>
          <w:szCs w:val="21"/>
        </w:rPr>
        <w:t>4</w:t>
      </w:r>
      <w:r w:rsidR="0008135D" w:rsidRPr="007C17E5">
        <w:rPr>
          <w:rFonts w:ascii="Times New Roman" w:hAnsi="Times New Roman" w:cs="Times New Roman"/>
          <w:i w:val="0"/>
          <w:iCs w:val="0"/>
          <w:color w:val="auto"/>
          <w:sz w:val="21"/>
          <w:szCs w:val="21"/>
        </w:rPr>
        <w:t xml:space="preserve"> based on the types of the </w:t>
      </w:r>
      <w:proofErr w:type="spellStart"/>
      <w:r w:rsidR="0008135D" w:rsidRPr="007C17E5">
        <w:rPr>
          <w:rFonts w:ascii="Times New Roman" w:hAnsi="Times New Roman" w:cs="Times New Roman"/>
          <w:i w:val="0"/>
          <w:iCs w:val="0"/>
          <w:color w:val="auto"/>
          <w:sz w:val="21"/>
          <w:szCs w:val="21"/>
        </w:rPr>
        <w:t>phen</w:t>
      </w:r>
      <w:proofErr w:type="spellEnd"/>
      <w:r w:rsidR="0008135D" w:rsidRPr="007C17E5">
        <w:rPr>
          <w:rFonts w:ascii="Times New Roman" w:hAnsi="Times New Roman" w:cs="Times New Roman"/>
          <w:i w:val="0"/>
          <w:iCs w:val="0"/>
          <w:color w:val="auto"/>
          <w:sz w:val="21"/>
          <w:szCs w:val="21"/>
        </w:rPr>
        <w:t xml:space="preserve"> and its </w:t>
      </w:r>
      <w:r w:rsidR="001745BD" w:rsidRPr="007C17E5">
        <w:rPr>
          <w:rFonts w:ascii="Times New Roman" w:hAnsi="Times New Roman" w:cs="Times New Roman"/>
          <w:i w:val="0"/>
          <w:iCs w:val="0"/>
          <w:color w:val="auto"/>
          <w:sz w:val="21"/>
          <w:szCs w:val="21"/>
        </w:rPr>
        <w:t>derivatives</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(a) </w:t>
      </w:r>
      <w:proofErr w:type="spellStart"/>
      <w:r w:rsidR="0008135D" w:rsidRPr="007C17E5">
        <w:rPr>
          <w:rFonts w:ascii="Times New Roman" w:hAnsi="Times New Roman" w:cs="Times New Roman"/>
          <w:i w:val="0"/>
          <w:iCs w:val="0"/>
          <w:color w:val="auto"/>
          <w:sz w:val="21"/>
          <w:szCs w:val="21"/>
        </w:rPr>
        <w:t>phen</w:t>
      </w:r>
      <w:proofErr w:type="spellEnd"/>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(b) </w:t>
      </w:r>
      <w:proofErr w:type="spellStart"/>
      <w:r w:rsidR="0008135D" w:rsidRPr="007C17E5">
        <w:rPr>
          <w:rFonts w:ascii="Times New Roman" w:hAnsi="Times New Roman" w:cs="Times New Roman"/>
          <w:i w:val="0"/>
          <w:iCs w:val="0"/>
          <w:color w:val="auto"/>
          <w:sz w:val="21"/>
          <w:szCs w:val="21"/>
        </w:rPr>
        <w:t>imidazo</w:t>
      </w:r>
      <w:proofErr w:type="spellEnd"/>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pyr</w:t>
      </w:r>
      <w:r w:rsidR="0008135D" w:rsidRPr="007C17E5">
        <w:rPr>
          <w:rFonts w:ascii="Times New Roman" w:hAnsi="Times New Roman" w:cs="Times New Roman"/>
          <w:i w:val="0"/>
          <w:iCs w:val="0"/>
          <w:color w:val="auto"/>
          <w:sz w:val="21"/>
          <w:szCs w:val="21"/>
        </w:rPr>
        <w:t>a</w:t>
      </w:r>
      <w:r w:rsidR="00155170" w:rsidRPr="007C17E5">
        <w:rPr>
          <w:rFonts w:ascii="Times New Roman" w:hAnsi="Times New Roman" w:cs="Times New Roman"/>
          <w:i w:val="0"/>
          <w:iCs w:val="0"/>
          <w:color w:val="auto"/>
          <w:sz w:val="21"/>
          <w:szCs w:val="21"/>
        </w:rPr>
        <w:t>zino</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(c) substituted </w:t>
      </w:r>
      <w:proofErr w:type="spellStart"/>
      <w:r w:rsidR="0008135D" w:rsidRPr="007C17E5">
        <w:rPr>
          <w:rFonts w:ascii="Times New Roman" w:hAnsi="Times New Roman" w:cs="Times New Roman"/>
          <w:i w:val="0"/>
          <w:iCs w:val="0"/>
          <w:color w:val="auto"/>
          <w:sz w:val="21"/>
          <w:szCs w:val="21"/>
        </w:rPr>
        <w:t>phen</w:t>
      </w:r>
      <w:proofErr w:type="spellEnd"/>
      <w:r w:rsidR="00B50989" w:rsidRPr="007C17E5">
        <w:rPr>
          <w:rFonts w:ascii="Times New Roman" w:hAnsi="Times New Roman" w:cs="Times New Roman"/>
          <w:i w:val="0"/>
          <w:iCs w:val="0"/>
          <w:color w:val="auto"/>
          <w:sz w:val="21"/>
          <w:szCs w:val="21"/>
        </w:rPr>
        <w:t xml:space="preserve"> (</w:t>
      </w:r>
      <w:r w:rsidR="0021504A" w:rsidRPr="007C17E5">
        <w:rPr>
          <w:rFonts w:ascii="Times New Roman" w:hAnsi="Times New Roman" w:cs="Times New Roman"/>
          <w:i w:val="0"/>
          <w:iCs w:val="0"/>
          <w:color w:val="auto"/>
          <w:sz w:val="21"/>
          <w:szCs w:val="21"/>
        </w:rPr>
        <w:t>R = carbon chain</w:t>
      </w:r>
      <w:r w:rsidR="000D71FC" w:rsidRPr="007C17E5">
        <w:rPr>
          <w:rFonts w:ascii="Times New Roman" w:hAnsi="Times New Roman" w:cs="Times New Roman"/>
          <w:i w:val="0"/>
          <w:iCs w:val="0"/>
          <w:color w:val="auto"/>
          <w:sz w:val="21"/>
          <w:szCs w:val="21"/>
        </w:rPr>
        <w:t xml:space="preserve"> or </w:t>
      </w:r>
      <w:r w:rsidR="00CF108B" w:rsidRPr="007C17E5">
        <w:rPr>
          <w:rFonts w:ascii="Times New Roman" w:hAnsi="Times New Roman" w:cs="Times New Roman"/>
          <w:i w:val="0"/>
          <w:iCs w:val="0"/>
          <w:color w:val="auto"/>
          <w:sz w:val="21"/>
          <w:szCs w:val="21"/>
        </w:rPr>
        <w:t>halogen group</w:t>
      </w:r>
      <w:r w:rsidR="0021504A" w:rsidRPr="007C17E5">
        <w:rPr>
          <w:rFonts w:ascii="Times New Roman" w:hAnsi="Times New Roman" w:cs="Times New Roman"/>
          <w:i w:val="0"/>
          <w:iCs w:val="0"/>
          <w:color w:val="auto"/>
          <w:sz w:val="21"/>
          <w:szCs w:val="21"/>
        </w:rPr>
        <w:t>)</w:t>
      </w:r>
      <w:r w:rsidR="0008135D" w:rsidRPr="007C17E5">
        <w:rPr>
          <w:rFonts w:ascii="Times New Roman" w:hAnsi="Times New Roman" w:cs="Times New Roman"/>
          <w:i w:val="0"/>
          <w:iCs w:val="0"/>
          <w:color w:val="auto"/>
          <w:sz w:val="21"/>
          <w:szCs w:val="21"/>
        </w:rPr>
        <w:t>;</w:t>
      </w:r>
      <w:r w:rsidR="00155170" w:rsidRPr="007C17E5">
        <w:rPr>
          <w:rFonts w:ascii="Times New Roman" w:hAnsi="Times New Roman" w:cs="Times New Roman"/>
          <w:i w:val="0"/>
          <w:iCs w:val="0"/>
          <w:color w:val="auto"/>
          <w:sz w:val="21"/>
          <w:szCs w:val="21"/>
        </w:rPr>
        <w:t xml:space="preserve"> (d) amide</w:t>
      </w:r>
      <w:r w:rsidR="0008135D" w:rsidRPr="007C17E5">
        <w:rPr>
          <w:rFonts w:ascii="Times New Roman" w:hAnsi="Times New Roman" w:cs="Times New Roman"/>
          <w:i w:val="0"/>
          <w:iCs w:val="0"/>
          <w:color w:val="auto"/>
          <w:sz w:val="21"/>
          <w:szCs w:val="21"/>
        </w:rPr>
        <w:t>;</w:t>
      </w:r>
      <w:r w:rsidR="00D85733" w:rsidRPr="007C17E5">
        <w:rPr>
          <w:rFonts w:ascii="Times New Roman" w:hAnsi="Times New Roman" w:cs="Times New Roman"/>
          <w:i w:val="0"/>
          <w:iCs w:val="0"/>
          <w:color w:val="auto"/>
          <w:sz w:val="21"/>
          <w:szCs w:val="21"/>
        </w:rPr>
        <w:t xml:space="preserve"> (e) carboxylate</w:t>
      </w:r>
      <w:r w:rsidR="0008135D" w:rsidRPr="007C17E5">
        <w:rPr>
          <w:rFonts w:ascii="Times New Roman" w:hAnsi="Times New Roman" w:cs="Times New Roman"/>
          <w:i w:val="0"/>
          <w:iCs w:val="0"/>
          <w:color w:val="auto"/>
          <w:sz w:val="21"/>
          <w:szCs w:val="21"/>
        </w:rPr>
        <w:t>;</w:t>
      </w:r>
      <w:r w:rsidR="00D85733" w:rsidRPr="007C17E5">
        <w:rPr>
          <w:rFonts w:ascii="Times New Roman" w:hAnsi="Times New Roman" w:cs="Times New Roman"/>
          <w:i w:val="0"/>
          <w:iCs w:val="0"/>
          <w:color w:val="auto"/>
          <w:sz w:val="21"/>
          <w:szCs w:val="21"/>
        </w:rPr>
        <w:t xml:space="preserve"> (f) triazine/</w:t>
      </w:r>
      <w:r w:rsidR="0008135D" w:rsidRPr="007C17E5">
        <w:rPr>
          <w:rFonts w:ascii="Times New Roman" w:hAnsi="Times New Roman" w:cs="Times New Roman"/>
          <w:i w:val="0"/>
          <w:iCs w:val="0"/>
          <w:color w:val="auto"/>
          <w:sz w:val="21"/>
          <w:szCs w:val="21"/>
        </w:rPr>
        <w:t xml:space="preserve">tetrazole; </w:t>
      </w:r>
      <w:r w:rsidR="00D85733" w:rsidRPr="007C17E5">
        <w:rPr>
          <w:rFonts w:ascii="Times New Roman" w:hAnsi="Times New Roman" w:cs="Times New Roman"/>
          <w:i w:val="0"/>
          <w:iCs w:val="0"/>
          <w:color w:val="auto"/>
          <w:sz w:val="21"/>
          <w:szCs w:val="21"/>
        </w:rPr>
        <w:t>(g) phosphoryl</w:t>
      </w:r>
      <w:r w:rsidR="008C2865">
        <w:rPr>
          <w:rFonts w:ascii="Times New Roman" w:hAnsi="Times New Roman" w:cs="Times New Roman"/>
          <w:i w:val="0"/>
          <w:iCs w:val="0"/>
          <w:color w:val="auto"/>
          <w:sz w:val="21"/>
          <w:szCs w:val="21"/>
        </w:rPr>
        <w:t>.</w:t>
      </w:r>
    </w:p>
    <w:p w14:paraId="3E404B01" w14:textId="32F7305F" w:rsidR="00D25847" w:rsidRPr="00DB7468" w:rsidRDefault="00B3682C" w:rsidP="008C2865">
      <w:pPr>
        <w:keepNext/>
        <w:spacing w:line="360" w:lineRule="auto"/>
        <w:jc w:val="center"/>
        <w:rPr>
          <w:rFonts w:ascii="Times New Roman" w:hAnsi="Times New Roman" w:cs="Times New Roman"/>
          <w:sz w:val="24"/>
          <w:szCs w:val="24"/>
        </w:rPr>
      </w:pPr>
      <w:r w:rsidRPr="00B3682C">
        <w:rPr>
          <w:noProof/>
        </w:rPr>
        <w:t xml:space="preserve"> </w:t>
      </w:r>
      <w:r w:rsidRPr="00B3682C">
        <w:rPr>
          <w:rFonts w:ascii="Times New Roman" w:hAnsi="Times New Roman" w:cs="Times New Roman"/>
          <w:noProof/>
          <w:sz w:val="24"/>
          <w:szCs w:val="24"/>
        </w:rPr>
        <w:drawing>
          <wp:inline distT="0" distB="0" distL="0" distR="0" wp14:anchorId="6A1BD8B0" wp14:editId="1623314B">
            <wp:extent cx="4425579" cy="3496963"/>
            <wp:effectExtent l="0" t="0" r="0" b="0"/>
            <wp:docPr id="930185755" name="Picture 2">
              <a:extLst xmlns:a="http://schemas.openxmlformats.org/drawingml/2006/main">
                <a:ext uri="{FF2B5EF4-FFF2-40B4-BE49-F238E27FC236}">
                  <a16:creationId xmlns:a16="http://schemas.microsoft.com/office/drawing/2014/main" id="{B01C76C3-5B40-0EF3-6511-D390A99F8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1C76C3-5B40-0EF3-6511-D390A99F8162}"/>
                        </a:ext>
                      </a:extLst>
                    </pic:cNvPr>
                    <pic:cNvPicPr>
                      <a:picLocks noChangeAspect="1"/>
                    </pic:cNvPicPr>
                  </pic:nvPicPr>
                  <pic:blipFill rotWithShape="1">
                    <a:blip r:embed="rId19"/>
                    <a:srcRect l="9016" t="9488" r="13203" b="10452"/>
                    <a:stretch/>
                  </pic:blipFill>
                  <pic:spPr>
                    <a:xfrm>
                      <a:off x="0" y="0"/>
                      <a:ext cx="4451167" cy="3517182"/>
                    </a:xfrm>
                    <a:prstGeom prst="rect">
                      <a:avLst/>
                    </a:prstGeom>
                  </pic:spPr>
                </pic:pic>
              </a:graphicData>
            </a:graphic>
          </wp:inline>
        </w:drawing>
      </w:r>
    </w:p>
    <w:p w14:paraId="7BFFD9D6" w14:textId="3B3CF4D7" w:rsidR="00FE2EC7" w:rsidRDefault="00FE2EC7" w:rsidP="008C2865">
      <w:pPr>
        <w:pStyle w:val="Caption"/>
        <w:spacing w:line="360" w:lineRule="auto"/>
        <w:jc w:val="both"/>
        <w:rPr>
          <w:rFonts w:ascii="Times New Roman" w:hAnsi="Times New Roman" w:cs="Times New Roman"/>
          <w:i w:val="0"/>
          <w:iCs w:val="0"/>
          <w:color w:val="auto"/>
          <w:sz w:val="21"/>
          <w:szCs w:val="21"/>
        </w:rPr>
      </w:pPr>
      <w:r w:rsidRPr="001745BD">
        <w:rPr>
          <w:rFonts w:ascii="Times New Roman" w:hAnsi="Times New Roman" w:cs="Times New Roman"/>
          <w:b/>
          <w:bCs/>
          <w:i w:val="0"/>
          <w:iCs w:val="0"/>
          <w:color w:val="auto"/>
          <w:sz w:val="21"/>
          <w:szCs w:val="21"/>
        </w:rPr>
        <w:t xml:space="preserve">Figure </w:t>
      </w:r>
      <w:r w:rsidR="00CD41CA">
        <w:rPr>
          <w:rFonts w:ascii="Times New Roman" w:hAnsi="Times New Roman" w:cs="Times New Roman"/>
          <w:b/>
          <w:bCs/>
          <w:i w:val="0"/>
          <w:iCs w:val="0"/>
          <w:color w:val="auto"/>
          <w:sz w:val="21"/>
          <w:szCs w:val="21"/>
        </w:rPr>
        <w:t>1</w:t>
      </w:r>
      <w:r w:rsidR="003517F9">
        <w:rPr>
          <w:rFonts w:ascii="Times New Roman" w:hAnsi="Times New Roman" w:cs="Times New Roman"/>
          <w:b/>
          <w:bCs/>
          <w:i w:val="0"/>
          <w:iCs w:val="0"/>
          <w:color w:val="auto"/>
          <w:sz w:val="21"/>
          <w:szCs w:val="21"/>
        </w:rPr>
        <w:t>2</w:t>
      </w:r>
      <w:r w:rsidRPr="001745BD">
        <w:rPr>
          <w:rFonts w:ascii="Times New Roman" w:hAnsi="Times New Roman" w:cs="Times New Roman"/>
          <w:b/>
          <w:bCs/>
          <w:i w:val="0"/>
          <w:iCs w:val="0"/>
          <w:color w:val="auto"/>
          <w:sz w:val="21"/>
          <w:szCs w:val="21"/>
        </w:rPr>
        <w:t xml:space="preserve">. </w:t>
      </w:r>
      <w:r w:rsidR="00F9091F" w:rsidRPr="001745BD">
        <w:rPr>
          <w:rFonts w:ascii="Times New Roman" w:hAnsi="Times New Roman" w:cs="Times New Roman"/>
          <w:i w:val="0"/>
          <w:iCs w:val="0"/>
          <w:color w:val="auto"/>
          <w:sz w:val="21"/>
          <w:szCs w:val="21"/>
        </w:rPr>
        <w:t xml:space="preserve">Distribution of </w:t>
      </w:r>
      <w:r w:rsidR="007C17E5" w:rsidRPr="001745BD">
        <w:rPr>
          <w:rFonts w:ascii="Times New Roman" w:hAnsi="Times New Roman" w:cs="Times New Roman"/>
          <w:i w:val="0"/>
          <w:iCs w:val="0"/>
          <w:color w:val="auto"/>
          <w:sz w:val="21"/>
          <w:szCs w:val="21"/>
        </w:rPr>
        <w:t>the Ln-</w:t>
      </w:r>
      <w:r w:rsidR="00F9091F" w:rsidRPr="001745BD">
        <w:rPr>
          <w:rFonts w:ascii="Times New Roman" w:hAnsi="Times New Roman" w:cs="Times New Roman"/>
          <w:i w:val="0"/>
          <w:iCs w:val="0"/>
          <w:color w:val="auto"/>
          <w:sz w:val="21"/>
          <w:szCs w:val="21"/>
        </w:rPr>
        <w:t>complex</w:t>
      </w:r>
      <w:r w:rsidR="007C17E5" w:rsidRPr="001745BD">
        <w:rPr>
          <w:rFonts w:ascii="Times New Roman" w:hAnsi="Times New Roman" w:cs="Times New Roman"/>
          <w:i w:val="0"/>
          <w:iCs w:val="0"/>
          <w:color w:val="auto"/>
          <w:sz w:val="21"/>
          <w:szCs w:val="21"/>
        </w:rPr>
        <w:t xml:space="preserve"> structures in Subset </w:t>
      </w:r>
      <w:r w:rsidR="0025605B">
        <w:rPr>
          <w:rFonts w:ascii="Times New Roman" w:hAnsi="Times New Roman" w:cs="Times New Roman"/>
          <w:i w:val="0"/>
          <w:iCs w:val="0"/>
          <w:color w:val="auto"/>
          <w:sz w:val="21"/>
          <w:szCs w:val="21"/>
        </w:rPr>
        <w:t>4</w:t>
      </w:r>
      <w:r w:rsidR="007C17E5" w:rsidRPr="001745BD">
        <w:rPr>
          <w:rFonts w:ascii="Times New Roman" w:hAnsi="Times New Roman" w:cs="Times New Roman"/>
          <w:i w:val="0"/>
          <w:iCs w:val="0"/>
          <w:color w:val="auto"/>
          <w:sz w:val="21"/>
          <w:szCs w:val="21"/>
        </w:rPr>
        <w:t xml:space="preserve"> across the Ln series according to the </w:t>
      </w:r>
      <w:r w:rsidR="00F9091F" w:rsidRPr="001745BD">
        <w:rPr>
          <w:rFonts w:ascii="Times New Roman" w:hAnsi="Times New Roman" w:cs="Times New Roman"/>
          <w:i w:val="0"/>
          <w:iCs w:val="0"/>
          <w:color w:val="auto"/>
          <w:sz w:val="21"/>
          <w:szCs w:val="21"/>
        </w:rPr>
        <w:t>phenanthroline ligand</w:t>
      </w:r>
      <w:r w:rsidR="007C17E5" w:rsidRPr="001745BD">
        <w:rPr>
          <w:rFonts w:ascii="Times New Roman" w:hAnsi="Times New Roman" w:cs="Times New Roman"/>
          <w:i w:val="0"/>
          <w:iCs w:val="0"/>
          <w:color w:val="auto"/>
          <w:sz w:val="21"/>
          <w:szCs w:val="21"/>
        </w:rPr>
        <w:t xml:space="preserve"> to the metal center ratio</w:t>
      </w:r>
      <w:r w:rsidR="000352E2" w:rsidRPr="001745BD">
        <w:rPr>
          <w:rFonts w:ascii="Times New Roman" w:hAnsi="Times New Roman" w:cs="Times New Roman"/>
          <w:i w:val="0"/>
          <w:iCs w:val="0"/>
          <w:color w:val="auto"/>
          <w:sz w:val="21"/>
          <w:szCs w:val="21"/>
        </w:rPr>
        <w:t>.</w:t>
      </w:r>
      <w:r w:rsidR="00650840" w:rsidRPr="001745BD">
        <w:rPr>
          <w:rFonts w:ascii="Times New Roman" w:hAnsi="Times New Roman" w:cs="Times New Roman"/>
          <w:i w:val="0"/>
          <w:iCs w:val="0"/>
          <w:color w:val="auto"/>
          <w:sz w:val="21"/>
          <w:szCs w:val="21"/>
        </w:rPr>
        <w:t xml:space="preserve"> </w:t>
      </w:r>
    </w:p>
    <w:p w14:paraId="04DE662E" w14:textId="77777777" w:rsidR="008C2865" w:rsidRPr="008C2865" w:rsidRDefault="008C2865" w:rsidP="008C2865"/>
    <w:p w14:paraId="7F5EEFD5" w14:textId="0A741850" w:rsidR="007C408A" w:rsidRDefault="001D6BF4" w:rsidP="008C2865">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w:t>
      </w:r>
      <w:r w:rsidR="00DC71CD">
        <w:rPr>
          <w:rFonts w:ascii="Times New Roman" w:hAnsi="Times New Roman" w:cs="Times New Roman"/>
          <w:b/>
          <w:bCs/>
          <w:sz w:val="24"/>
          <w:szCs w:val="24"/>
        </w:rPr>
        <w:t>ccuracy</w:t>
      </w:r>
      <w:r w:rsidR="004B642E">
        <w:rPr>
          <w:rFonts w:ascii="Times New Roman" w:hAnsi="Times New Roman" w:cs="Times New Roman"/>
          <w:b/>
          <w:bCs/>
          <w:sz w:val="24"/>
          <w:szCs w:val="24"/>
        </w:rPr>
        <w:t xml:space="preserve"> of the Ln-complex datasets</w:t>
      </w:r>
      <w:r w:rsidR="00DC71CD">
        <w:rPr>
          <w:rFonts w:ascii="Times New Roman" w:hAnsi="Times New Roman" w:cs="Times New Roman"/>
          <w:b/>
          <w:bCs/>
          <w:sz w:val="24"/>
          <w:szCs w:val="24"/>
        </w:rPr>
        <w:t xml:space="preserve"> based on the CSD structures</w:t>
      </w:r>
    </w:p>
    <w:p w14:paraId="6CC1C1AB" w14:textId="77777777" w:rsidR="00633A70" w:rsidRPr="00DB7468" w:rsidRDefault="00633A70" w:rsidP="008C2865">
      <w:pPr>
        <w:spacing w:line="360" w:lineRule="auto"/>
        <w:jc w:val="both"/>
        <w:rPr>
          <w:rFonts w:ascii="Times New Roman" w:hAnsi="Times New Roman" w:cs="Times New Roman"/>
          <w:b/>
          <w:bCs/>
          <w:sz w:val="24"/>
          <w:szCs w:val="24"/>
        </w:rPr>
      </w:pPr>
      <w:r w:rsidRPr="00DB7468">
        <w:rPr>
          <w:rFonts w:ascii="Times New Roman" w:hAnsi="Times New Roman" w:cs="Times New Roman"/>
          <w:b/>
          <w:bCs/>
          <w:sz w:val="24"/>
          <w:szCs w:val="24"/>
        </w:rPr>
        <w:t>Conclusion</w:t>
      </w:r>
    </w:p>
    <w:p w14:paraId="2E77A96B" w14:textId="77777777" w:rsidR="007C17E5" w:rsidRPr="00020B8D" w:rsidRDefault="007C17E5" w:rsidP="000B46FE">
      <w:pPr>
        <w:spacing w:line="360" w:lineRule="auto"/>
        <w:rPr>
          <w:rFonts w:ascii="Times New Roman" w:eastAsia="Times New Roman" w:hAnsi="Times New Roman" w:cs="Times New Roman"/>
          <w:b/>
          <w:color w:val="000000"/>
          <w:sz w:val="24"/>
          <w:szCs w:val="24"/>
        </w:rPr>
      </w:pPr>
      <w:r w:rsidRPr="00020B8D">
        <w:rPr>
          <w:rFonts w:ascii="Times New Roman" w:eastAsia="Times New Roman" w:hAnsi="Times New Roman" w:cs="Times New Roman"/>
          <w:b/>
          <w:color w:val="000000"/>
          <w:sz w:val="24"/>
          <w:szCs w:val="24"/>
        </w:rPr>
        <w:t>Acknowledgments</w:t>
      </w:r>
    </w:p>
    <w:p w14:paraId="412051A1" w14:textId="383A3512" w:rsidR="005C1FBD" w:rsidRDefault="007C17E5" w:rsidP="00020B8D">
      <w:pPr>
        <w:spacing w:line="360" w:lineRule="auto"/>
        <w:jc w:val="both"/>
        <w:rPr>
          <w:rFonts w:ascii="Times New Roman" w:eastAsia="Times New Roman" w:hAnsi="Times New Roman" w:cs="Times New Roman"/>
          <w:color w:val="000000"/>
          <w:sz w:val="24"/>
          <w:szCs w:val="24"/>
        </w:rPr>
      </w:pPr>
      <w:r w:rsidRPr="00020B8D">
        <w:rPr>
          <w:rFonts w:ascii="Times New Roman" w:eastAsia="Times New Roman" w:hAnsi="Times New Roman" w:cs="Times New Roman"/>
          <w:color w:val="000000"/>
          <w:sz w:val="24"/>
          <w:szCs w:val="24"/>
        </w:rPr>
        <w:t>This material is based upon work supported by the U.S. Department of Energy, Office of Science, Office of Basic Energy Sciences, Separation Science program and Materials Chemistry program under Award Number DE-SC00ERKCG21.</w:t>
      </w:r>
    </w:p>
    <w:p w14:paraId="0ECF530C" w14:textId="0E60E862" w:rsidR="00BE2B7C" w:rsidRPr="00B024E9" w:rsidRDefault="00B024E9" w:rsidP="00793174">
      <w:pPr>
        <w:spacing w:line="360" w:lineRule="auto"/>
        <w:jc w:val="both"/>
        <w:rPr>
          <w:rFonts w:ascii="Times New Roman" w:hAnsi="Times New Roman" w:cs="Times New Roman"/>
          <w:b/>
          <w:bCs/>
          <w:sz w:val="24"/>
          <w:szCs w:val="24"/>
        </w:rPr>
      </w:pPr>
      <w:r w:rsidRPr="00B024E9">
        <w:rPr>
          <w:rFonts w:ascii="Times New Roman" w:hAnsi="Times New Roman" w:cs="Times New Roman"/>
          <w:b/>
          <w:bCs/>
          <w:sz w:val="24"/>
          <w:szCs w:val="24"/>
        </w:rPr>
        <w:t>Data and Software Availability</w:t>
      </w:r>
    </w:p>
    <w:p w14:paraId="2062ADEC" w14:textId="1F0826AD" w:rsidR="00B024E9" w:rsidRDefault="00B024E9" w:rsidP="007931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scripts used within the CSD Python API and the resulting datasets from CSD associated with the figures in the text can be found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20" w:history="1">
        <w:r w:rsidRPr="00FB2B73">
          <w:rPr>
            <w:rStyle w:val="Hyperlink"/>
            <w:rFonts w:ascii="Times New Roman" w:hAnsi="Times New Roman" w:cs="Times New Roman"/>
            <w:sz w:val="24"/>
            <w:szCs w:val="24"/>
          </w:rPr>
          <w:t>https://github.com/sheinlee/Ln-coordination-insights</w:t>
        </w:r>
      </w:hyperlink>
      <w:r>
        <w:rPr>
          <w:rFonts w:ascii="Times New Roman" w:hAnsi="Times New Roman" w:cs="Times New Roman"/>
          <w:sz w:val="24"/>
          <w:szCs w:val="24"/>
        </w:rPr>
        <w:t xml:space="preserve">) </w:t>
      </w:r>
    </w:p>
    <w:p w14:paraId="378D6C8F" w14:textId="42013847" w:rsidR="00BE2B7C" w:rsidRPr="00445E9E" w:rsidRDefault="007C17E5">
      <w:pPr>
        <w:tabs>
          <w:tab w:val="right" w:pos="9360"/>
        </w:tabs>
        <w:spacing w:line="360" w:lineRule="auto"/>
        <w:jc w:val="both"/>
        <w:rPr>
          <w:rFonts w:ascii="Times New Roman" w:hAnsi="Times New Roman" w:cs="Times New Roman"/>
          <w:b/>
          <w:bCs/>
          <w:sz w:val="24"/>
          <w:szCs w:val="24"/>
        </w:rPr>
        <w:pPrChange w:id="1" w:author="Li, Shicheng" w:date="2024-05-09T13:24:00Z">
          <w:pPr>
            <w:spacing w:line="360" w:lineRule="auto"/>
            <w:jc w:val="both"/>
          </w:pPr>
        </w:pPrChange>
      </w:pPr>
      <w:r w:rsidRPr="00445E9E">
        <w:rPr>
          <w:rFonts w:ascii="Times New Roman" w:hAnsi="Times New Roman" w:cs="Times New Roman"/>
          <w:b/>
          <w:bCs/>
          <w:sz w:val="24"/>
          <w:szCs w:val="24"/>
        </w:rPr>
        <w:t>References</w:t>
      </w:r>
      <w:ins w:id="2" w:author="Li, Shicheng" w:date="2024-05-09T13:24:00Z">
        <w:r w:rsidR="00B2559A">
          <w:rPr>
            <w:rFonts w:ascii="Times New Roman" w:hAnsi="Times New Roman" w:cs="Times New Roman"/>
            <w:b/>
            <w:bCs/>
            <w:sz w:val="24"/>
            <w:szCs w:val="24"/>
          </w:rPr>
          <w:tab/>
        </w:r>
      </w:ins>
    </w:p>
    <w:p w14:paraId="28780F44" w14:textId="4776DBA1" w:rsidR="004D5131" w:rsidRPr="00DB7468" w:rsidRDefault="004D5131" w:rsidP="003517F9">
      <w:pPr>
        <w:rPr>
          <w:rFonts w:ascii="Times New Roman" w:hAnsi="Times New Roman" w:cs="Times New Roman"/>
          <w:sz w:val="24"/>
          <w:szCs w:val="24"/>
        </w:rPr>
      </w:pPr>
    </w:p>
    <w:sectPr w:rsidR="004D5131" w:rsidRPr="00DB7468" w:rsidSect="00BB0BCA">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FE44A" w14:textId="77777777" w:rsidR="000D436F" w:rsidRDefault="000D436F" w:rsidP="00E30CE6">
      <w:pPr>
        <w:spacing w:after="0" w:line="240" w:lineRule="auto"/>
      </w:pPr>
      <w:r>
        <w:separator/>
      </w:r>
    </w:p>
  </w:endnote>
  <w:endnote w:type="continuationSeparator" w:id="0">
    <w:p w14:paraId="4422003B" w14:textId="77777777" w:rsidR="000D436F" w:rsidRDefault="000D436F" w:rsidP="00E30CE6">
      <w:pPr>
        <w:spacing w:after="0" w:line="240" w:lineRule="auto"/>
      </w:pPr>
      <w:r>
        <w:continuationSeparator/>
      </w:r>
    </w:p>
  </w:endnote>
  <w:endnote w:type="continuationNotice" w:id="1">
    <w:p w14:paraId="403BDB45" w14:textId="77777777" w:rsidR="000D436F" w:rsidRDefault="000D43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Sylfae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9336794"/>
      <w:docPartObj>
        <w:docPartGallery w:val="Page Numbers (Bottom of Page)"/>
        <w:docPartUnique/>
      </w:docPartObj>
    </w:sdtPr>
    <w:sdtEndPr>
      <w:rPr>
        <w:rStyle w:val="PageNumber"/>
      </w:rPr>
    </w:sdtEndPr>
    <w:sdtContent>
      <w:p w14:paraId="568A66EF" w14:textId="6F33417D" w:rsidR="00830AB4" w:rsidRDefault="00830AB4" w:rsidP="004C71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5E73BA" w14:textId="77777777" w:rsidR="00830AB4" w:rsidRDefault="00830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846BC" w14:textId="77777777" w:rsidR="00830AB4" w:rsidRDefault="00830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C4B31" w14:textId="77777777" w:rsidR="002E72B8" w:rsidRDefault="002E7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3BE13" w14:textId="77777777" w:rsidR="000D436F" w:rsidRDefault="000D436F" w:rsidP="00E30CE6">
      <w:pPr>
        <w:spacing w:after="0" w:line="240" w:lineRule="auto"/>
      </w:pPr>
      <w:r>
        <w:separator/>
      </w:r>
    </w:p>
  </w:footnote>
  <w:footnote w:type="continuationSeparator" w:id="0">
    <w:p w14:paraId="0D8724D3" w14:textId="77777777" w:rsidR="000D436F" w:rsidRDefault="000D436F" w:rsidP="00E30CE6">
      <w:pPr>
        <w:spacing w:after="0" w:line="240" w:lineRule="auto"/>
      </w:pPr>
      <w:r>
        <w:continuationSeparator/>
      </w:r>
    </w:p>
  </w:footnote>
  <w:footnote w:type="continuationNotice" w:id="1">
    <w:p w14:paraId="5006A626" w14:textId="77777777" w:rsidR="000D436F" w:rsidRDefault="000D43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7CC2A" w14:textId="77777777" w:rsidR="002E72B8" w:rsidRDefault="002E72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086D7" w14:textId="77777777" w:rsidR="002E72B8" w:rsidRDefault="002E72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041D5" w14:textId="77777777" w:rsidR="002E72B8" w:rsidRDefault="002E72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B3A7B"/>
    <w:multiLevelType w:val="hybridMultilevel"/>
    <w:tmpl w:val="87006FB8"/>
    <w:lvl w:ilvl="0" w:tplc="59D6F964">
      <w:start w:val="1"/>
      <w:numFmt w:val="bullet"/>
      <w:lvlText w:val="•"/>
      <w:lvlJc w:val="left"/>
      <w:pPr>
        <w:tabs>
          <w:tab w:val="num" w:pos="720"/>
        </w:tabs>
        <w:ind w:left="720" w:hanging="360"/>
      </w:pPr>
      <w:rPr>
        <w:rFonts w:ascii="Arial" w:hAnsi="Arial" w:hint="default"/>
      </w:rPr>
    </w:lvl>
    <w:lvl w:ilvl="1" w:tplc="3320DB8E" w:tentative="1">
      <w:start w:val="1"/>
      <w:numFmt w:val="bullet"/>
      <w:lvlText w:val="•"/>
      <w:lvlJc w:val="left"/>
      <w:pPr>
        <w:tabs>
          <w:tab w:val="num" w:pos="1440"/>
        </w:tabs>
        <w:ind w:left="1440" w:hanging="360"/>
      </w:pPr>
      <w:rPr>
        <w:rFonts w:ascii="Arial" w:hAnsi="Arial" w:hint="default"/>
      </w:rPr>
    </w:lvl>
    <w:lvl w:ilvl="2" w:tplc="879ABC42" w:tentative="1">
      <w:start w:val="1"/>
      <w:numFmt w:val="bullet"/>
      <w:lvlText w:val="•"/>
      <w:lvlJc w:val="left"/>
      <w:pPr>
        <w:tabs>
          <w:tab w:val="num" w:pos="2160"/>
        </w:tabs>
        <w:ind w:left="2160" w:hanging="360"/>
      </w:pPr>
      <w:rPr>
        <w:rFonts w:ascii="Arial" w:hAnsi="Arial" w:hint="default"/>
      </w:rPr>
    </w:lvl>
    <w:lvl w:ilvl="3" w:tplc="CC487784" w:tentative="1">
      <w:start w:val="1"/>
      <w:numFmt w:val="bullet"/>
      <w:lvlText w:val="•"/>
      <w:lvlJc w:val="left"/>
      <w:pPr>
        <w:tabs>
          <w:tab w:val="num" w:pos="2880"/>
        </w:tabs>
        <w:ind w:left="2880" w:hanging="360"/>
      </w:pPr>
      <w:rPr>
        <w:rFonts w:ascii="Arial" w:hAnsi="Arial" w:hint="default"/>
      </w:rPr>
    </w:lvl>
    <w:lvl w:ilvl="4" w:tplc="6FD82356" w:tentative="1">
      <w:start w:val="1"/>
      <w:numFmt w:val="bullet"/>
      <w:lvlText w:val="•"/>
      <w:lvlJc w:val="left"/>
      <w:pPr>
        <w:tabs>
          <w:tab w:val="num" w:pos="3600"/>
        </w:tabs>
        <w:ind w:left="3600" w:hanging="360"/>
      </w:pPr>
      <w:rPr>
        <w:rFonts w:ascii="Arial" w:hAnsi="Arial" w:hint="default"/>
      </w:rPr>
    </w:lvl>
    <w:lvl w:ilvl="5" w:tplc="E29C3DC0" w:tentative="1">
      <w:start w:val="1"/>
      <w:numFmt w:val="bullet"/>
      <w:lvlText w:val="•"/>
      <w:lvlJc w:val="left"/>
      <w:pPr>
        <w:tabs>
          <w:tab w:val="num" w:pos="4320"/>
        </w:tabs>
        <w:ind w:left="4320" w:hanging="360"/>
      </w:pPr>
      <w:rPr>
        <w:rFonts w:ascii="Arial" w:hAnsi="Arial" w:hint="default"/>
      </w:rPr>
    </w:lvl>
    <w:lvl w:ilvl="6" w:tplc="8018ACCC" w:tentative="1">
      <w:start w:val="1"/>
      <w:numFmt w:val="bullet"/>
      <w:lvlText w:val="•"/>
      <w:lvlJc w:val="left"/>
      <w:pPr>
        <w:tabs>
          <w:tab w:val="num" w:pos="5040"/>
        </w:tabs>
        <w:ind w:left="5040" w:hanging="360"/>
      </w:pPr>
      <w:rPr>
        <w:rFonts w:ascii="Arial" w:hAnsi="Arial" w:hint="default"/>
      </w:rPr>
    </w:lvl>
    <w:lvl w:ilvl="7" w:tplc="ABBAB422" w:tentative="1">
      <w:start w:val="1"/>
      <w:numFmt w:val="bullet"/>
      <w:lvlText w:val="•"/>
      <w:lvlJc w:val="left"/>
      <w:pPr>
        <w:tabs>
          <w:tab w:val="num" w:pos="5760"/>
        </w:tabs>
        <w:ind w:left="5760" w:hanging="360"/>
      </w:pPr>
      <w:rPr>
        <w:rFonts w:ascii="Arial" w:hAnsi="Arial" w:hint="default"/>
      </w:rPr>
    </w:lvl>
    <w:lvl w:ilvl="8" w:tplc="F06633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5E17291"/>
    <w:multiLevelType w:val="hybridMultilevel"/>
    <w:tmpl w:val="D2D02008"/>
    <w:lvl w:ilvl="0" w:tplc="2F5EAFC6">
      <w:start w:val="1"/>
      <w:numFmt w:val="bullet"/>
      <w:lvlText w:val="•"/>
      <w:lvlJc w:val="left"/>
      <w:pPr>
        <w:tabs>
          <w:tab w:val="num" w:pos="720"/>
        </w:tabs>
        <w:ind w:left="720" w:hanging="360"/>
      </w:pPr>
      <w:rPr>
        <w:rFonts w:ascii="Arial" w:hAnsi="Arial" w:hint="default"/>
      </w:rPr>
    </w:lvl>
    <w:lvl w:ilvl="1" w:tplc="B196571C" w:tentative="1">
      <w:start w:val="1"/>
      <w:numFmt w:val="bullet"/>
      <w:lvlText w:val="•"/>
      <w:lvlJc w:val="left"/>
      <w:pPr>
        <w:tabs>
          <w:tab w:val="num" w:pos="1440"/>
        </w:tabs>
        <w:ind w:left="1440" w:hanging="360"/>
      </w:pPr>
      <w:rPr>
        <w:rFonts w:ascii="Arial" w:hAnsi="Arial" w:hint="default"/>
      </w:rPr>
    </w:lvl>
    <w:lvl w:ilvl="2" w:tplc="3F74929E" w:tentative="1">
      <w:start w:val="1"/>
      <w:numFmt w:val="bullet"/>
      <w:lvlText w:val="•"/>
      <w:lvlJc w:val="left"/>
      <w:pPr>
        <w:tabs>
          <w:tab w:val="num" w:pos="2160"/>
        </w:tabs>
        <w:ind w:left="2160" w:hanging="360"/>
      </w:pPr>
      <w:rPr>
        <w:rFonts w:ascii="Arial" w:hAnsi="Arial" w:hint="default"/>
      </w:rPr>
    </w:lvl>
    <w:lvl w:ilvl="3" w:tplc="303E4B68" w:tentative="1">
      <w:start w:val="1"/>
      <w:numFmt w:val="bullet"/>
      <w:lvlText w:val="•"/>
      <w:lvlJc w:val="left"/>
      <w:pPr>
        <w:tabs>
          <w:tab w:val="num" w:pos="2880"/>
        </w:tabs>
        <w:ind w:left="2880" w:hanging="360"/>
      </w:pPr>
      <w:rPr>
        <w:rFonts w:ascii="Arial" w:hAnsi="Arial" w:hint="default"/>
      </w:rPr>
    </w:lvl>
    <w:lvl w:ilvl="4" w:tplc="6C20A608" w:tentative="1">
      <w:start w:val="1"/>
      <w:numFmt w:val="bullet"/>
      <w:lvlText w:val="•"/>
      <w:lvlJc w:val="left"/>
      <w:pPr>
        <w:tabs>
          <w:tab w:val="num" w:pos="3600"/>
        </w:tabs>
        <w:ind w:left="3600" w:hanging="360"/>
      </w:pPr>
      <w:rPr>
        <w:rFonts w:ascii="Arial" w:hAnsi="Arial" w:hint="default"/>
      </w:rPr>
    </w:lvl>
    <w:lvl w:ilvl="5" w:tplc="248802A0" w:tentative="1">
      <w:start w:val="1"/>
      <w:numFmt w:val="bullet"/>
      <w:lvlText w:val="•"/>
      <w:lvlJc w:val="left"/>
      <w:pPr>
        <w:tabs>
          <w:tab w:val="num" w:pos="4320"/>
        </w:tabs>
        <w:ind w:left="4320" w:hanging="360"/>
      </w:pPr>
      <w:rPr>
        <w:rFonts w:ascii="Arial" w:hAnsi="Arial" w:hint="default"/>
      </w:rPr>
    </w:lvl>
    <w:lvl w:ilvl="6" w:tplc="013A45D6" w:tentative="1">
      <w:start w:val="1"/>
      <w:numFmt w:val="bullet"/>
      <w:lvlText w:val="•"/>
      <w:lvlJc w:val="left"/>
      <w:pPr>
        <w:tabs>
          <w:tab w:val="num" w:pos="5040"/>
        </w:tabs>
        <w:ind w:left="5040" w:hanging="360"/>
      </w:pPr>
      <w:rPr>
        <w:rFonts w:ascii="Arial" w:hAnsi="Arial" w:hint="default"/>
      </w:rPr>
    </w:lvl>
    <w:lvl w:ilvl="7" w:tplc="753E321A" w:tentative="1">
      <w:start w:val="1"/>
      <w:numFmt w:val="bullet"/>
      <w:lvlText w:val="•"/>
      <w:lvlJc w:val="left"/>
      <w:pPr>
        <w:tabs>
          <w:tab w:val="num" w:pos="5760"/>
        </w:tabs>
        <w:ind w:left="5760" w:hanging="360"/>
      </w:pPr>
      <w:rPr>
        <w:rFonts w:ascii="Arial" w:hAnsi="Arial" w:hint="default"/>
      </w:rPr>
    </w:lvl>
    <w:lvl w:ilvl="8" w:tplc="75A4A4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D98407B"/>
    <w:multiLevelType w:val="hybridMultilevel"/>
    <w:tmpl w:val="BC266E70"/>
    <w:lvl w:ilvl="0" w:tplc="3148F150">
      <w:start w:val="1"/>
      <w:numFmt w:val="bullet"/>
      <w:lvlText w:val="•"/>
      <w:lvlJc w:val="left"/>
      <w:pPr>
        <w:tabs>
          <w:tab w:val="num" w:pos="720"/>
        </w:tabs>
        <w:ind w:left="720" w:hanging="360"/>
      </w:pPr>
      <w:rPr>
        <w:rFonts w:ascii="Arial" w:hAnsi="Arial" w:hint="default"/>
      </w:rPr>
    </w:lvl>
    <w:lvl w:ilvl="1" w:tplc="53740896" w:tentative="1">
      <w:start w:val="1"/>
      <w:numFmt w:val="bullet"/>
      <w:lvlText w:val="•"/>
      <w:lvlJc w:val="left"/>
      <w:pPr>
        <w:tabs>
          <w:tab w:val="num" w:pos="1440"/>
        </w:tabs>
        <w:ind w:left="1440" w:hanging="360"/>
      </w:pPr>
      <w:rPr>
        <w:rFonts w:ascii="Arial" w:hAnsi="Arial" w:hint="default"/>
      </w:rPr>
    </w:lvl>
    <w:lvl w:ilvl="2" w:tplc="E71C9C58" w:tentative="1">
      <w:start w:val="1"/>
      <w:numFmt w:val="bullet"/>
      <w:lvlText w:val="•"/>
      <w:lvlJc w:val="left"/>
      <w:pPr>
        <w:tabs>
          <w:tab w:val="num" w:pos="2160"/>
        </w:tabs>
        <w:ind w:left="2160" w:hanging="360"/>
      </w:pPr>
      <w:rPr>
        <w:rFonts w:ascii="Arial" w:hAnsi="Arial" w:hint="default"/>
      </w:rPr>
    </w:lvl>
    <w:lvl w:ilvl="3" w:tplc="65C6DF6E" w:tentative="1">
      <w:start w:val="1"/>
      <w:numFmt w:val="bullet"/>
      <w:lvlText w:val="•"/>
      <w:lvlJc w:val="left"/>
      <w:pPr>
        <w:tabs>
          <w:tab w:val="num" w:pos="2880"/>
        </w:tabs>
        <w:ind w:left="2880" w:hanging="360"/>
      </w:pPr>
      <w:rPr>
        <w:rFonts w:ascii="Arial" w:hAnsi="Arial" w:hint="default"/>
      </w:rPr>
    </w:lvl>
    <w:lvl w:ilvl="4" w:tplc="2E4C9C9C" w:tentative="1">
      <w:start w:val="1"/>
      <w:numFmt w:val="bullet"/>
      <w:lvlText w:val="•"/>
      <w:lvlJc w:val="left"/>
      <w:pPr>
        <w:tabs>
          <w:tab w:val="num" w:pos="3600"/>
        </w:tabs>
        <w:ind w:left="3600" w:hanging="360"/>
      </w:pPr>
      <w:rPr>
        <w:rFonts w:ascii="Arial" w:hAnsi="Arial" w:hint="default"/>
      </w:rPr>
    </w:lvl>
    <w:lvl w:ilvl="5" w:tplc="73B67FD2" w:tentative="1">
      <w:start w:val="1"/>
      <w:numFmt w:val="bullet"/>
      <w:lvlText w:val="•"/>
      <w:lvlJc w:val="left"/>
      <w:pPr>
        <w:tabs>
          <w:tab w:val="num" w:pos="4320"/>
        </w:tabs>
        <w:ind w:left="4320" w:hanging="360"/>
      </w:pPr>
      <w:rPr>
        <w:rFonts w:ascii="Arial" w:hAnsi="Arial" w:hint="default"/>
      </w:rPr>
    </w:lvl>
    <w:lvl w:ilvl="6" w:tplc="43B01316" w:tentative="1">
      <w:start w:val="1"/>
      <w:numFmt w:val="bullet"/>
      <w:lvlText w:val="•"/>
      <w:lvlJc w:val="left"/>
      <w:pPr>
        <w:tabs>
          <w:tab w:val="num" w:pos="5040"/>
        </w:tabs>
        <w:ind w:left="5040" w:hanging="360"/>
      </w:pPr>
      <w:rPr>
        <w:rFonts w:ascii="Arial" w:hAnsi="Arial" w:hint="default"/>
      </w:rPr>
    </w:lvl>
    <w:lvl w:ilvl="7" w:tplc="BB36832A" w:tentative="1">
      <w:start w:val="1"/>
      <w:numFmt w:val="bullet"/>
      <w:lvlText w:val="•"/>
      <w:lvlJc w:val="left"/>
      <w:pPr>
        <w:tabs>
          <w:tab w:val="num" w:pos="5760"/>
        </w:tabs>
        <w:ind w:left="5760" w:hanging="360"/>
      </w:pPr>
      <w:rPr>
        <w:rFonts w:ascii="Arial" w:hAnsi="Arial" w:hint="default"/>
      </w:rPr>
    </w:lvl>
    <w:lvl w:ilvl="8" w:tplc="88D85E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17F5BBC"/>
    <w:multiLevelType w:val="hybridMultilevel"/>
    <w:tmpl w:val="6C3E203C"/>
    <w:lvl w:ilvl="0" w:tplc="3148F1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1A1840"/>
    <w:multiLevelType w:val="hybridMultilevel"/>
    <w:tmpl w:val="1C008B98"/>
    <w:lvl w:ilvl="0" w:tplc="E0ACE078">
      <w:start w:val="1"/>
      <w:numFmt w:val="bullet"/>
      <w:lvlText w:val="•"/>
      <w:lvlJc w:val="left"/>
      <w:pPr>
        <w:tabs>
          <w:tab w:val="num" w:pos="720"/>
        </w:tabs>
        <w:ind w:left="720" w:hanging="360"/>
      </w:pPr>
      <w:rPr>
        <w:rFonts w:ascii="Arial" w:hAnsi="Arial" w:hint="default"/>
      </w:rPr>
    </w:lvl>
    <w:lvl w:ilvl="1" w:tplc="03B6B19A" w:tentative="1">
      <w:start w:val="1"/>
      <w:numFmt w:val="bullet"/>
      <w:lvlText w:val="•"/>
      <w:lvlJc w:val="left"/>
      <w:pPr>
        <w:tabs>
          <w:tab w:val="num" w:pos="1440"/>
        </w:tabs>
        <w:ind w:left="1440" w:hanging="360"/>
      </w:pPr>
      <w:rPr>
        <w:rFonts w:ascii="Arial" w:hAnsi="Arial" w:hint="default"/>
      </w:rPr>
    </w:lvl>
    <w:lvl w:ilvl="2" w:tplc="D0E210D4" w:tentative="1">
      <w:start w:val="1"/>
      <w:numFmt w:val="bullet"/>
      <w:lvlText w:val="•"/>
      <w:lvlJc w:val="left"/>
      <w:pPr>
        <w:tabs>
          <w:tab w:val="num" w:pos="2160"/>
        </w:tabs>
        <w:ind w:left="2160" w:hanging="360"/>
      </w:pPr>
      <w:rPr>
        <w:rFonts w:ascii="Arial" w:hAnsi="Arial" w:hint="default"/>
      </w:rPr>
    </w:lvl>
    <w:lvl w:ilvl="3" w:tplc="0B9E1FB8" w:tentative="1">
      <w:start w:val="1"/>
      <w:numFmt w:val="bullet"/>
      <w:lvlText w:val="•"/>
      <w:lvlJc w:val="left"/>
      <w:pPr>
        <w:tabs>
          <w:tab w:val="num" w:pos="2880"/>
        </w:tabs>
        <w:ind w:left="2880" w:hanging="360"/>
      </w:pPr>
      <w:rPr>
        <w:rFonts w:ascii="Arial" w:hAnsi="Arial" w:hint="default"/>
      </w:rPr>
    </w:lvl>
    <w:lvl w:ilvl="4" w:tplc="2C0AE108" w:tentative="1">
      <w:start w:val="1"/>
      <w:numFmt w:val="bullet"/>
      <w:lvlText w:val="•"/>
      <w:lvlJc w:val="left"/>
      <w:pPr>
        <w:tabs>
          <w:tab w:val="num" w:pos="3600"/>
        </w:tabs>
        <w:ind w:left="3600" w:hanging="360"/>
      </w:pPr>
      <w:rPr>
        <w:rFonts w:ascii="Arial" w:hAnsi="Arial" w:hint="default"/>
      </w:rPr>
    </w:lvl>
    <w:lvl w:ilvl="5" w:tplc="6BD2ECA4" w:tentative="1">
      <w:start w:val="1"/>
      <w:numFmt w:val="bullet"/>
      <w:lvlText w:val="•"/>
      <w:lvlJc w:val="left"/>
      <w:pPr>
        <w:tabs>
          <w:tab w:val="num" w:pos="4320"/>
        </w:tabs>
        <w:ind w:left="4320" w:hanging="360"/>
      </w:pPr>
      <w:rPr>
        <w:rFonts w:ascii="Arial" w:hAnsi="Arial" w:hint="default"/>
      </w:rPr>
    </w:lvl>
    <w:lvl w:ilvl="6" w:tplc="F6EC7696" w:tentative="1">
      <w:start w:val="1"/>
      <w:numFmt w:val="bullet"/>
      <w:lvlText w:val="•"/>
      <w:lvlJc w:val="left"/>
      <w:pPr>
        <w:tabs>
          <w:tab w:val="num" w:pos="5040"/>
        </w:tabs>
        <w:ind w:left="5040" w:hanging="360"/>
      </w:pPr>
      <w:rPr>
        <w:rFonts w:ascii="Arial" w:hAnsi="Arial" w:hint="default"/>
      </w:rPr>
    </w:lvl>
    <w:lvl w:ilvl="7" w:tplc="D778B520" w:tentative="1">
      <w:start w:val="1"/>
      <w:numFmt w:val="bullet"/>
      <w:lvlText w:val="•"/>
      <w:lvlJc w:val="left"/>
      <w:pPr>
        <w:tabs>
          <w:tab w:val="num" w:pos="5760"/>
        </w:tabs>
        <w:ind w:left="5760" w:hanging="360"/>
      </w:pPr>
      <w:rPr>
        <w:rFonts w:ascii="Arial" w:hAnsi="Arial" w:hint="default"/>
      </w:rPr>
    </w:lvl>
    <w:lvl w:ilvl="8" w:tplc="1D327C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584AB4"/>
    <w:multiLevelType w:val="hybridMultilevel"/>
    <w:tmpl w:val="50BCCDC8"/>
    <w:lvl w:ilvl="0" w:tplc="FCFAC71C">
      <w:start w:val="1"/>
      <w:numFmt w:val="bullet"/>
      <w:lvlText w:val="•"/>
      <w:lvlJc w:val="left"/>
      <w:pPr>
        <w:tabs>
          <w:tab w:val="num" w:pos="720"/>
        </w:tabs>
        <w:ind w:left="720" w:hanging="360"/>
      </w:pPr>
      <w:rPr>
        <w:rFonts w:ascii="Arial" w:hAnsi="Arial" w:hint="default"/>
      </w:rPr>
    </w:lvl>
    <w:lvl w:ilvl="1" w:tplc="26E80398" w:tentative="1">
      <w:start w:val="1"/>
      <w:numFmt w:val="bullet"/>
      <w:lvlText w:val="•"/>
      <w:lvlJc w:val="left"/>
      <w:pPr>
        <w:tabs>
          <w:tab w:val="num" w:pos="1440"/>
        </w:tabs>
        <w:ind w:left="1440" w:hanging="360"/>
      </w:pPr>
      <w:rPr>
        <w:rFonts w:ascii="Arial" w:hAnsi="Arial" w:hint="default"/>
      </w:rPr>
    </w:lvl>
    <w:lvl w:ilvl="2" w:tplc="538C7E16" w:tentative="1">
      <w:start w:val="1"/>
      <w:numFmt w:val="bullet"/>
      <w:lvlText w:val="•"/>
      <w:lvlJc w:val="left"/>
      <w:pPr>
        <w:tabs>
          <w:tab w:val="num" w:pos="2160"/>
        </w:tabs>
        <w:ind w:left="2160" w:hanging="360"/>
      </w:pPr>
      <w:rPr>
        <w:rFonts w:ascii="Arial" w:hAnsi="Arial" w:hint="default"/>
      </w:rPr>
    </w:lvl>
    <w:lvl w:ilvl="3" w:tplc="96BA030A" w:tentative="1">
      <w:start w:val="1"/>
      <w:numFmt w:val="bullet"/>
      <w:lvlText w:val="•"/>
      <w:lvlJc w:val="left"/>
      <w:pPr>
        <w:tabs>
          <w:tab w:val="num" w:pos="2880"/>
        </w:tabs>
        <w:ind w:left="2880" w:hanging="360"/>
      </w:pPr>
      <w:rPr>
        <w:rFonts w:ascii="Arial" w:hAnsi="Arial" w:hint="default"/>
      </w:rPr>
    </w:lvl>
    <w:lvl w:ilvl="4" w:tplc="D39CBBF6" w:tentative="1">
      <w:start w:val="1"/>
      <w:numFmt w:val="bullet"/>
      <w:lvlText w:val="•"/>
      <w:lvlJc w:val="left"/>
      <w:pPr>
        <w:tabs>
          <w:tab w:val="num" w:pos="3600"/>
        </w:tabs>
        <w:ind w:left="3600" w:hanging="360"/>
      </w:pPr>
      <w:rPr>
        <w:rFonts w:ascii="Arial" w:hAnsi="Arial" w:hint="default"/>
      </w:rPr>
    </w:lvl>
    <w:lvl w:ilvl="5" w:tplc="3DCAF4C8" w:tentative="1">
      <w:start w:val="1"/>
      <w:numFmt w:val="bullet"/>
      <w:lvlText w:val="•"/>
      <w:lvlJc w:val="left"/>
      <w:pPr>
        <w:tabs>
          <w:tab w:val="num" w:pos="4320"/>
        </w:tabs>
        <w:ind w:left="4320" w:hanging="360"/>
      </w:pPr>
      <w:rPr>
        <w:rFonts w:ascii="Arial" w:hAnsi="Arial" w:hint="default"/>
      </w:rPr>
    </w:lvl>
    <w:lvl w:ilvl="6" w:tplc="5EB0FA30" w:tentative="1">
      <w:start w:val="1"/>
      <w:numFmt w:val="bullet"/>
      <w:lvlText w:val="•"/>
      <w:lvlJc w:val="left"/>
      <w:pPr>
        <w:tabs>
          <w:tab w:val="num" w:pos="5040"/>
        </w:tabs>
        <w:ind w:left="5040" w:hanging="360"/>
      </w:pPr>
      <w:rPr>
        <w:rFonts w:ascii="Arial" w:hAnsi="Arial" w:hint="default"/>
      </w:rPr>
    </w:lvl>
    <w:lvl w:ilvl="7" w:tplc="92C0576A" w:tentative="1">
      <w:start w:val="1"/>
      <w:numFmt w:val="bullet"/>
      <w:lvlText w:val="•"/>
      <w:lvlJc w:val="left"/>
      <w:pPr>
        <w:tabs>
          <w:tab w:val="num" w:pos="5760"/>
        </w:tabs>
        <w:ind w:left="5760" w:hanging="360"/>
      </w:pPr>
      <w:rPr>
        <w:rFonts w:ascii="Arial" w:hAnsi="Arial" w:hint="default"/>
      </w:rPr>
    </w:lvl>
    <w:lvl w:ilvl="8" w:tplc="0148A802" w:tentative="1">
      <w:start w:val="1"/>
      <w:numFmt w:val="bullet"/>
      <w:lvlText w:val="•"/>
      <w:lvlJc w:val="left"/>
      <w:pPr>
        <w:tabs>
          <w:tab w:val="num" w:pos="6480"/>
        </w:tabs>
        <w:ind w:left="6480" w:hanging="360"/>
      </w:pPr>
      <w:rPr>
        <w:rFonts w:ascii="Arial" w:hAnsi="Arial" w:hint="default"/>
      </w:rPr>
    </w:lvl>
  </w:abstractNum>
  <w:num w:numId="1" w16cid:durableId="198980662">
    <w:abstractNumId w:val="1"/>
  </w:num>
  <w:num w:numId="2" w16cid:durableId="1286736689">
    <w:abstractNumId w:val="4"/>
  </w:num>
  <w:num w:numId="3" w16cid:durableId="1401708359">
    <w:abstractNumId w:val="0"/>
  </w:num>
  <w:num w:numId="4" w16cid:durableId="1231960216">
    <w:abstractNumId w:val="5"/>
  </w:num>
  <w:num w:numId="5" w16cid:durableId="520821228">
    <w:abstractNumId w:val="3"/>
  </w:num>
  <w:num w:numId="6" w16cid:durableId="5144625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 Shicheng">
    <w15:presenceInfo w15:providerId="AD" w15:userId="S::shicheng.li@Vanderbilt.Edu::7425521c-7c11-4331-97d3-6e2702dd7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axfp5zdsv9dnes2zov0s5stp2vx2zeetsv&quot;&gt;My EndNote Library&lt;record-ids&gt;&lt;item&gt;4&lt;/item&gt;&lt;item&gt;6&lt;/item&gt;&lt;item&gt;7&lt;/item&gt;&lt;item&gt;9&lt;/item&gt;&lt;item&gt;23&lt;/item&gt;&lt;item&gt;25&lt;/item&gt;&lt;item&gt;27&lt;/item&gt;&lt;item&gt;28&lt;/item&gt;&lt;item&gt;29&lt;/item&gt;&lt;item&gt;30&lt;/item&gt;&lt;item&gt;31&lt;/item&gt;&lt;item&gt;32&lt;/item&gt;&lt;item&gt;33&lt;/item&gt;&lt;item&gt;34&lt;/item&gt;&lt;item&gt;35&lt;/item&gt;&lt;item&gt;43&lt;/item&gt;&lt;item&gt;44&lt;/item&gt;&lt;item&gt;45&lt;/item&gt;&lt;item&gt;46&lt;/item&gt;&lt;item&gt;47&lt;/item&gt;&lt;item&gt;50&lt;/item&gt;&lt;item&gt;52&lt;/item&gt;&lt;item&gt;53&lt;/item&gt;&lt;item&gt;54&lt;/item&gt;&lt;item&gt;55&lt;/item&gt;&lt;item&gt;58&lt;/item&gt;&lt;item&gt;59&lt;/item&gt;&lt;item&gt;61&lt;/item&gt;&lt;item&gt;62&lt;/item&gt;&lt;item&gt;63&lt;/item&gt;&lt;item&gt;64&lt;/item&gt;&lt;item&gt;65&lt;/item&gt;&lt;item&gt;67&lt;/item&gt;&lt;item&gt;68&lt;/item&gt;&lt;item&gt;69&lt;/item&gt;&lt;item&gt;72&lt;/item&gt;&lt;item&gt;73&lt;/item&gt;&lt;item&gt;74&lt;/item&gt;&lt;item&gt;75&lt;/item&gt;&lt;/record-ids&gt;&lt;/item&gt;&lt;/Libraries&gt;"/>
  </w:docVars>
  <w:rsids>
    <w:rsidRoot w:val="009750FC"/>
    <w:rsid w:val="00004B51"/>
    <w:rsid w:val="00007B4A"/>
    <w:rsid w:val="00012D7F"/>
    <w:rsid w:val="000143C4"/>
    <w:rsid w:val="00020B8D"/>
    <w:rsid w:val="00020FB3"/>
    <w:rsid w:val="00022038"/>
    <w:rsid w:val="00022644"/>
    <w:rsid w:val="0002594E"/>
    <w:rsid w:val="00034C7B"/>
    <w:rsid w:val="000352E2"/>
    <w:rsid w:val="00035881"/>
    <w:rsid w:val="00040786"/>
    <w:rsid w:val="00045405"/>
    <w:rsid w:val="00052316"/>
    <w:rsid w:val="00052E86"/>
    <w:rsid w:val="00054465"/>
    <w:rsid w:val="0005550E"/>
    <w:rsid w:val="00055666"/>
    <w:rsid w:val="00055704"/>
    <w:rsid w:val="00055B20"/>
    <w:rsid w:val="00057697"/>
    <w:rsid w:val="00062C3D"/>
    <w:rsid w:val="00064C19"/>
    <w:rsid w:val="00065854"/>
    <w:rsid w:val="000664C9"/>
    <w:rsid w:val="000676A3"/>
    <w:rsid w:val="00071EA9"/>
    <w:rsid w:val="000765E1"/>
    <w:rsid w:val="0008135D"/>
    <w:rsid w:val="00082072"/>
    <w:rsid w:val="000825C4"/>
    <w:rsid w:val="000829D5"/>
    <w:rsid w:val="00083191"/>
    <w:rsid w:val="0008650C"/>
    <w:rsid w:val="00087FBD"/>
    <w:rsid w:val="000945E2"/>
    <w:rsid w:val="00097AEF"/>
    <w:rsid w:val="000A2A0B"/>
    <w:rsid w:val="000A421A"/>
    <w:rsid w:val="000A4AFA"/>
    <w:rsid w:val="000A7B86"/>
    <w:rsid w:val="000B46FE"/>
    <w:rsid w:val="000C24F4"/>
    <w:rsid w:val="000C4CD3"/>
    <w:rsid w:val="000D436F"/>
    <w:rsid w:val="000D440C"/>
    <w:rsid w:val="000D4A2A"/>
    <w:rsid w:val="000D71FC"/>
    <w:rsid w:val="000E3CE6"/>
    <w:rsid w:val="000E54CB"/>
    <w:rsid w:val="000F4791"/>
    <w:rsid w:val="000F543F"/>
    <w:rsid w:val="001032E0"/>
    <w:rsid w:val="00103A21"/>
    <w:rsid w:val="0011234C"/>
    <w:rsid w:val="00115325"/>
    <w:rsid w:val="0011783C"/>
    <w:rsid w:val="00122516"/>
    <w:rsid w:val="001276DD"/>
    <w:rsid w:val="00132D32"/>
    <w:rsid w:val="001348D6"/>
    <w:rsid w:val="00134C1B"/>
    <w:rsid w:val="00142060"/>
    <w:rsid w:val="001459BC"/>
    <w:rsid w:val="001501A1"/>
    <w:rsid w:val="00152EAB"/>
    <w:rsid w:val="00155170"/>
    <w:rsid w:val="0015735F"/>
    <w:rsid w:val="001577C7"/>
    <w:rsid w:val="00163894"/>
    <w:rsid w:val="00167005"/>
    <w:rsid w:val="00173A7D"/>
    <w:rsid w:val="001745BD"/>
    <w:rsid w:val="001762FF"/>
    <w:rsid w:val="0017698C"/>
    <w:rsid w:val="00177F64"/>
    <w:rsid w:val="00183096"/>
    <w:rsid w:val="001834FA"/>
    <w:rsid w:val="00184A7B"/>
    <w:rsid w:val="001878F2"/>
    <w:rsid w:val="001905C0"/>
    <w:rsid w:val="00191655"/>
    <w:rsid w:val="0019201F"/>
    <w:rsid w:val="00194157"/>
    <w:rsid w:val="001963F8"/>
    <w:rsid w:val="00197D4A"/>
    <w:rsid w:val="001A0411"/>
    <w:rsid w:val="001A2BDA"/>
    <w:rsid w:val="001B2E8B"/>
    <w:rsid w:val="001B707B"/>
    <w:rsid w:val="001B73CC"/>
    <w:rsid w:val="001C297F"/>
    <w:rsid w:val="001C4210"/>
    <w:rsid w:val="001C6C1B"/>
    <w:rsid w:val="001D00B8"/>
    <w:rsid w:val="001D221E"/>
    <w:rsid w:val="001D6BF4"/>
    <w:rsid w:val="001E138E"/>
    <w:rsid w:val="001E201E"/>
    <w:rsid w:val="001E57B6"/>
    <w:rsid w:val="001F2E6E"/>
    <w:rsid w:val="001F5970"/>
    <w:rsid w:val="001F791A"/>
    <w:rsid w:val="002005FB"/>
    <w:rsid w:val="0020348D"/>
    <w:rsid w:val="00203728"/>
    <w:rsid w:val="00203F91"/>
    <w:rsid w:val="00211BBF"/>
    <w:rsid w:val="0021234D"/>
    <w:rsid w:val="0021244B"/>
    <w:rsid w:val="0021504A"/>
    <w:rsid w:val="002202FC"/>
    <w:rsid w:val="002207A7"/>
    <w:rsid w:val="00225463"/>
    <w:rsid w:val="00225D65"/>
    <w:rsid w:val="00226199"/>
    <w:rsid w:val="00231B86"/>
    <w:rsid w:val="00234C9F"/>
    <w:rsid w:val="00241377"/>
    <w:rsid w:val="0024658D"/>
    <w:rsid w:val="0025605B"/>
    <w:rsid w:val="0025695C"/>
    <w:rsid w:val="00262B80"/>
    <w:rsid w:val="0026486D"/>
    <w:rsid w:val="00266403"/>
    <w:rsid w:val="00270826"/>
    <w:rsid w:val="002722A2"/>
    <w:rsid w:val="00275783"/>
    <w:rsid w:val="002758E5"/>
    <w:rsid w:val="00277DDA"/>
    <w:rsid w:val="00286488"/>
    <w:rsid w:val="00286748"/>
    <w:rsid w:val="00293994"/>
    <w:rsid w:val="00295590"/>
    <w:rsid w:val="00296D6C"/>
    <w:rsid w:val="00297F35"/>
    <w:rsid w:val="002A1F41"/>
    <w:rsid w:val="002A5A6D"/>
    <w:rsid w:val="002A70F5"/>
    <w:rsid w:val="002B018A"/>
    <w:rsid w:val="002B168C"/>
    <w:rsid w:val="002B27C1"/>
    <w:rsid w:val="002B3C74"/>
    <w:rsid w:val="002B4F8E"/>
    <w:rsid w:val="002B7615"/>
    <w:rsid w:val="002B789A"/>
    <w:rsid w:val="002C3786"/>
    <w:rsid w:val="002C47B9"/>
    <w:rsid w:val="002C6951"/>
    <w:rsid w:val="002D3E13"/>
    <w:rsid w:val="002D5E58"/>
    <w:rsid w:val="002E6049"/>
    <w:rsid w:val="002E72B8"/>
    <w:rsid w:val="002F00D5"/>
    <w:rsid w:val="002F22EE"/>
    <w:rsid w:val="002F3947"/>
    <w:rsid w:val="002F436E"/>
    <w:rsid w:val="002F67E2"/>
    <w:rsid w:val="00300171"/>
    <w:rsid w:val="00302624"/>
    <w:rsid w:val="00303C17"/>
    <w:rsid w:val="00314159"/>
    <w:rsid w:val="0031439B"/>
    <w:rsid w:val="00315387"/>
    <w:rsid w:val="0031584C"/>
    <w:rsid w:val="00317EDB"/>
    <w:rsid w:val="00320AE2"/>
    <w:rsid w:val="00325DAF"/>
    <w:rsid w:val="003278E6"/>
    <w:rsid w:val="00330F1A"/>
    <w:rsid w:val="00331F02"/>
    <w:rsid w:val="0034404B"/>
    <w:rsid w:val="00346693"/>
    <w:rsid w:val="00347194"/>
    <w:rsid w:val="003517F9"/>
    <w:rsid w:val="00355668"/>
    <w:rsid w:val="00357387"/>
    <w:rsid w:val="00357CE4"/>
    <w:rsid w:val="00360750"/>
    <w:rsid w:val="00361E01"/>
    <w:rsid w:val="003646EB"/>
    <w:rsid w:val="003647D3"/>
    <w:rsid w:val="00371039"/>
    <w:rsid w:val="00373940"/>
    <w:rsid w:val="003775B7"/>
    <w:rsid w:val="00387EE2"/>
    <w:rsid w:val="00390859"/>
    <w:rsid w:val="003938C3"/>
    <w:rsid w:val="00394BF0"/>
    <w:rsid w:val="003B0031"/>
    <w:rsid w:val="003B0AFC"/>
    <w:rsid w:val="003B0CF4"/>
    <w:rsid w:val="003B29F7"/>
    <w:rsid w:val="003C70AA"/>
    <w:rsid w:val="003D1C0C"/>
    <w:rsid w:val="003D6137"/>
    <w:rsid w:val="003D7779"/>
    <w:rsid w:val="003F2857"/>
    <w:rsid w:val="003F357E"/>
    <w:rsid w:val="003F4789"/>
    <w:rsid w:val="00400080"/>
    <w:rsid w:val="00400DC0"/>
    <w:rsid w:val="00401D0A"/>
    <w:rsid w:val="0040253F"/>
    <w:rsid w:val="00403F96"/>
    <w:rsid w:val="0040575D"/>
    <w:rsid w:val="00406B60"/>
    <w:rsid w:val="00414CF8"/>
    <w:rsid w:val="00416C2A"/>
    <w:rsid w:val="00420191"/>
    <w:rsid w:val="00421F8B"/>
    <w:rsid w:val="00434D35"/>
    <w:rsid w:val="00435026"/>
    <w:rsid w:val="004361F4"/>
    <w:rsid w:val="0043660D"/>
    <w:rsid w:val="00436796"/>
    <w:rsid w:val="00441778"/>
    <w:rsid w:val="00441DEF"/>
    <w:rsid w:val="00442985"/>
    <w:rsid w:val="00445E9E"/>
    <w:rsid w:val="00453146"/>
    <w:rsid w:val="00454253"/>
    <w:rsid w:val="004545E6"/>
    <w:rsid w:val="004569EB"/>
    <w:rsid w:val="0046295C"/>
    <w:rsid w:val="004634C4"/>
    <w:rsid w:val="00464358"/>
    <w:rsid w:val="004650AA"/>
    <w:rsid w:val="004667CE"/>
    <w:rsid w:val="00467F3E"/>
    <w:rsid w:val="004732C5"/>
    <w:rsid w:val="004768CC"/>
    <w:rsid w:val="004773C5"/>
    <w:rsid w:val="00477537"/>
    <w:rsid w:val="00487E68"/>
    <w:rsid w:val="004917A6"/>
    <w:rsid w:val="004951C0"/>
    <w:rsid w:val="00497BEE"/>
    <w:rsid w:val="004A1E37"/>
    <w:rsid w:val="004B14C6"/>
    <w:rsid w:val="004B1EB8"/>
    <w:rsid w:val="004B1F93"/>
    <w:rsid w:val="004B642E"/>
    <w:rsid w:val="004B64E9"/>
    <w:rsid w:val="004C18E9"/>
    <w:rsid w:val="004C1B25"/>
    <w:rsid w:val="004C26DE"/>
    <w:rsid w:val="004C3D37"/>
    <w:rsid w:val="004C4F6E"/>
    <w:rsid w:val="004C7A0B"/>
    <w:rsid w:val="004D1B2A"/>
    <w:rsid w:val="004D4AA3"/>
    <w:rsid w:val="004D5131"/>
    <w:rsid w:val="004D54BB"/>
    <w:rsid w:val="004D55B1"/>
    <w:rsid w:val="004D5A72"/>
    <w:rsid w:val="004D7609"/>
    <w:rsid w:val="004E0BEB"/>
    <w:rsid w:val="004E3BD7"/>
    <w:rsid w:val="004E5B10"/>
    <w:rsid w:val="004F6EED"/>
    <w:rsid w:val="005000DF"/>
    <w:rsid w:val="00504A79"/>
    <w:rsid w:val="00506E69"/>
    <w:rsid w:val="00510378"/>
    <w:rsid w:val="00510820"/>
    <w:rsid w:val="005110B0"/>
    <w:rsid w:val="00515CF7"/>
    <w:rsid w:val="0051611F"/>
    <w:rsid w:val="00520978"/>
    <w:rsid w:val="00520D12"/>
    <w:rsid w:val="00521628"/>
    <w:rsid w:val="005226F1"/>
    <w:rsid w:val="00524B7B"/>
    <w:rsid w:val="0052651A"/>
    <w:rsid w:val="00537599"/>
    <w:rsid w:val="0054600F"/>
    <w:rsid w:val="005543ED"/>
    <w:rsid w:val="00554D8C"/>
    <w:rsid w:val="00555199"/>
    <w:rsid w:val="0056015A"/>
    <w:rsid w:val="00561E19"/>
    <w:rsid w:val="00566316"/>
    <w:rsid w:val="00566696"/>
    <w:rsid w:val="00566EDC"/>
    <w:rsid w:val="005672FA"/>
    <w:rsid w:val="00567AF7"/>
    <w:rsid w:val="00574B05"/>
    <w:rsid w:val="005872B9"/>
    <w:rsid w:val="00587629"/>
    <w:rsid w:val="005910B6"/>
    <w:rsid w:val="005919C6"/>
    <w:rsid w:val="005954D6"/>
    <w:rsid w:val="00595663"/>
    <w:rsid w:val="005A08FE"/>
    <w:rsid w:val="005A095C"/>
    <w:rsid w:val="005A4627"/>
    <w:rsid w:val="005A754F"/>
    <w:rsid w:val="005B21BC"/>
    <w:rsid w:val="005B3C45"/>
    <w:rsid w:val="005B63FA"/>
    <w:rsid w:val="005B68A6"/>
    <w:rsid w:val="005C042F"/>
    <w:rsid w:val="005C1FBD"/>
    <w:rsid w:val="005C22EA"/>
    <w:rsid w:val="005C2EA2"/>
    <w:rsid w:val="005C5023"/>
    <w:rsid w:val="005C61BA"/>
    <w:rsid w:val="005C72C5"/>
    <w:rsid w:val="005C738D"/>
    <w:rsid w:val="005D096A"/>
    <w:rsid w:val="005D1043"/>
    <w:rsid w:val="005D40F9"/>
    <w:rsid w:val="005D7313"/>
    <w:rsid w:val="005D7C83"/>
    <w:rsid w:val="005E2185"/>
    <w:rsid w:val="005E2389"/>
    <w:rsid w:val="005E6496"/>
    <w:rsid w:val="005F0012"/>
    <w:rsid w:val="005F0CD4"/>
    <w:rsid w:val="005F1B2F"/>
    <w:rsid w:val="005F5B10"/>
    <w:rsid w:val="006008BD"/>
    <w:rsid w:val="0060102E"/>
    <w:rsid w:val="00603D54"/>
    <w:rsid w:val="006049D8"/>
    <w:rsid w:val="006065E6"/>
    <w:rsid w:val="00606BAF"/>
    <w:rsid w:val="00613DF7"/>
    <w:rsid w:val="00617AF3"/>
    <w:rsid w:val="00620BCC"/>
    <w:rsid w:val="00620DF6"/>
    <w:rsid w:val="00625241"/>
    <w:rsid w:val="00625D4D"/>
    <w:rsid w:val="00627119"/>
    <w:rsid w:val="00633A70"/>
    <w:rsid w:val="0063653C"/>
    <w:rsid w:val="00643B5A"/>
    <w:rsid w:val="00650840"/>
    <w:rsid w:val="00652F3D"/>
    <w:rsid w:val="0065627E"/>
    <w:rsid w:val="006618B8"/>
    <w:rsid w:val="00663664"/>
    <w:rsid w:val="006644EC"/>
    <w:rsid w:val="00664D67"/>
    <w:rsid w:val="00672EF3"/>
    <w:rsid w:val="006801D3"/>
    <w:rsid w:val="00681C76"/>
    <w:rsid w:val="00681CD4"/>
    <w:rsid w:val="0068418E"/>
    <w:rsid w:val="006852C1"/>
    <w:rsid w:val="00696F92"/>
    <w:rsid w:val="006A2422"/>
    <w:rsid w:val="006A325F"/>
    <w:rsid w:val="006A7D68"/>
    <w:rsid w:val="006B1424"/>
    <w:rsid w:val="006B157C"/>
    <w:rsid w:val="006B52DA"/>
    <w:rsid w:val="006C0CE0"/>
    <w:rsid w:val="006D0E9E"/>
    <w:rsid w:val="006D35CA"/>
    <w:rsid w:val="006D5F12"/>
    <w:rsid w:val="006D75CB"/>
    <w:rsid w:val="006E0616"/>
    <w:rsid w:val="006E1E66"/>
    <w:rsid w:val="006E3CF3"/>
    <w:rsid w:val="006E6A89"/>
    <w:rsid w:val="006E7C9D"/>
    <w:rsid w:val="006F2FD2"/>
    <w:rsid w:val="006F3C2B"/>
    <w:rsid w:val="006F5EA5"/>
    <w:rsid w:val="006F6104"/>
    <w:rsid w:val="00700B58"/>
    <w:rsid w:val="00701245"/>
    <w:rsid w:val="00705549"/>
    <w:rsid w:val="00705A84"/>
    <w:rsid w:val="007116FC"/>
    <w:rsid w:val="00714D5D"/>
    <w:rsid w:val="00717550"/>
    <w:rsid w:val="0072773E"/>
    <w:rsid w:val="00732944"/>
    <w:rsid w:val="00737C14"/>
    <w:rsid w:val="0074353D"/>
    <w:rsid w:val="007514EE"/>
    <w:rsid w:val="0075247F"/>
    <w:rsid w:val="0075515D"/>
    <w:rsid w:val="00762C2F"/>
    <w:rsid w:val="00763D29"/>
    <w:rsid w:val="00767C63"/>
    <w:rsid w:val="00767EEB"/>
    <w:rsid w:val="00772F6E"/>
    <w:rsid w:val="007846EB"/>
    <w:rsid w:val="007855A2"/>
    <w:rsid w:val="007874ED"/>
    <w:rsid w:val="00793174"/>
    <w:rsid w:val="00793B73"/>
    <w:rsid w:val="00796CB6"/>
    <w:rsid w:val="007977C3"/>
    <w:rsid w:val="007A21E8"/>
    <w:rsid w:val="007A270A"/>
    <w:rsid w:val="007A3364"/>
    <w:rsid w:val="007A4530"/>
    <w:rsid w:val="007A52E8"/>
    <w:rsid w:val="007A5D2B"/>
    <w:rsid w:val="007A7535"/>
    <w:rsid w:val="007B2634"/>
    <w:rsid w:val="007B6547"/>
    <w:rsid w:val="007C134B"/>
    <w:rsid w:val="007C17E5"/>
    <w:rsid w:val="007C2FEA"/>
    <w:rsid w:val="007C37A2"/>
    <w:rsid w:val="007C408A"/>
    <w:rsid w:val="007C47BA"/>
    <w:rsid w:val="007D1B7D"/>
    <w:rsid w:val="007D7752"/>
    <w:rsid w:val="007D799D"/>
    <w:rsid w:val="007E795C"/>
    <w:rsid w:val="007F02F6"/>
    <w:rsid w:val="007F295A"/>
    <w:rsid w:val="007F3800"/>
    <w:rsid w:val="007F6265"/>
    <w:rsid w:val="00800B38"/>
    <w:rsid w:val="00816F3C"/>
    <w:rsid w:val="00817C1A"/>
    <w:rsid w:val="00820643"/>
    <w:rsid w:val="00830AB4"/>
    <w:rsid w:val="008327F6"/>
    <w:rsid w:val="0083413E"/>
    <w:rsid w:val="0083637D"/>
    <w:rsid w:val="00837EFA"/>
    <w:rsid w:val="008417DD"/>
    <w:rsid w:val="00841C3C"/>
    <w:rsid w:val="00851F75"/>
    <w:rsid w:val="00853118"/>
    <w:rsid w:val="00855398"/>
    <w:rsid w:val="00855AEE"/>
    <w:rsid w:val="00857944"/>
    <w:rsid w:val="00857E6F"/>
    <w:rsid w:val="0086155F"/>
    <w:rsid w:val="00864927"/>
    <w:rsid w:val="0086608F"/>
    <w:rsid w:val="00872E81"/>
    <w:rsid w:val="00873440"/>
    <w:rsid w:val="00874A33"/>
    <w:rsid w:val="00874D69"/>
    <w:rsid w:val="00880010"/>
    <w:rsid w:val="00883B2B"/>
    <w:rsid w:val="00890793"/>
    <w:rsid w:val="00890AC0"/>
    <w:rsid w:val="00894399"/>
    <w:rsid w:val="0089536A"/>
    <w:rsid w:val="008A13B2"/>
    <w:rsid w:val="008A3B36"/>
    <w:rsid w:val="008A5851"/>
    <w:rsid w:val="008B2EAC"/>
    <w:rsid w:val="008B3E4D"/>
    <w:rsid w:val="008B68F7"/>
    <w:rsid w:val="008C07EA"/>
    <w:rsid w:val="008C18AB"/>
    <w:rsid w:val="008C2865"/>
    <w:rsid w:val="008C7991"/>
    <w:rsid w:val="008D3BE5"/>
    <w:rsid w:val="008D3FCA"/>
    <w:rsid w:val="008D643D"/>
    <w:rsid w:val="008D7B3A"/>
    <w:rsid w:val="008E11A4"/>
    <w:rsid w:val="008E3BA6"/>
    <w:rsid w:val="008E3F87"/>
    <w:rsid w:val="008E56EE"/>
    <w:rsid w:val="008E78D1"/>
    <w:rsid w:val="008F22E7"/>
    <w:rsid w:val="008F312E"/>
    <w:rsid w:val="008F415F"/>
    <w:rsid w:val="008F4F83"/>
    <w:rsid w:val="008F678C"/>
    <w:rsid w:val="008F6CB6"/>
    <w:rsid w:val="008F773C"/>
    <w:rsid w:val="00901F80"/>
    <w:rsid w:val="009044D8"/>
    <w:rsid w:val="009046F9"/>
    <w:rsid w:val="00906FE5"/>
    <w:rsid w:val="00907DF4"/>
    <w:rsid w:val="00914B32"/>
    <w:rsid w:val="009158D7"/>
    <w:rsid w:val="0092250B"/>
    <w:rsid w:val="009315E1"/>
    <w:rsid w:val="009350E1"/>
    <w:rsid w:val="00937905"/>
    <w:rsid w:val="00940826"/>
    <w:rsid w:val="00941560"/>
    <w:rsid w:val="00941AD8"/>
    <w:rsid w:val="00943ACB"/>
    <w:rsid w:val="0096092A"/>
    <w:rsid w:val="009635E3"/>
    <w:rsid w:val="00965AB5"/>
    <w:rsid w:val="00971C2F"/>
    <w:rsid w:val="009750FC"/>
    <w:rsid w:val="00975B40"/>
    <w:rsid w:val="009775DC"/>
    <w:rsid w:val="00977D95"/>
    <w:rsid w:val="00997856"/>
    <w:rsid w:val="00997C8D"/>
    <w:rsid w:val="009A2B71"/>
    <w:rsid w:val="009A40E5"/>
    <w:rsid w:val="009B0093"/>
    <w:rsid w:val="009B066F"/>
    <w:rsid w:val="009B0CF2"/>
    <w:rsid w:val="009B27E7"/>
    <w:rsid w:val="009B4F1D"/>
    <w:rsid w:val="009C0068"/>
    <w:rsid w:val="009D014B"/>
    <w:rsid w:val="009D237C"/>
    <w:rsid w:val="009D38F7"/>
    <w:rsid w:val="009D6D43"/>
    <w:rsid w:val="009F0547"/>
    <w:rsid w:val="009F7FB4"/>
    <w:rsid w:val="00A00689"/>
    <w:rsid w:val="00A0121B"/>
    <w:rsid w:val="00A1221C"/>
    <w:rsid w:val="00A130B4"/>
    <w:rsid w:val="00A14D15"/>
    <w:rsid w:val="00A1791D"/>
    <w:rsid w:val="00A20956"/>
    <w:rsid w:val="00A22028"/>
    <w:rsid w:val="00A379C5"/>
    <w:rsid w:val="00A40CDE"/>
    <w:rsid w:val="00A412A5"/>
    <w:rsid w:val="00A43DA9"/>
    <w:rsid w:val="00A46AC4"/>
    <w:rsid w:val="00A4799D"/>
    <w:rsid w:val="00A57369"/>
    <w:rsid w:val="00A57D9D"/>
    <w:rsid w:val="00A63741"/>
    <w:rsid w:val="00A63D6C"/>
    <w:rsid w:val="00A64826"/>
    <w:rsid w:val="00A649FA"/>
    <w:rsid w:val="00A65A34"/>
    <w:rsid w:val="00A72F3E"/>
    <w:rsid w:val="00A75722"/>
    <w:rsid w:val="00A76595"/>
    <w:rsid w:val="00A76C1C"/>
    <w:rsid w:val="00A825C2"/>
    <w:rsid w:val="00A85EB3"/>
    <w:rsid w:val="00A90D23"/>
    <w:rsid w:val="00A92513"/>
    <w:rsid w:val="00A92948"/>
    <w:rsid w:val="00AA2BA7"/>
    <w:rsid w:val="00AA454D"/>
    <w:rsid w:val="00AA5F41"/>
    <w:rsid w:val="00AB0246"/>
    <w:rsid w:val="00AB72A1"/>
    <w:rsid w:val="00AC1B01"/>
    <w:rsid w:val="00AC32F7"/>
    <w:rsid w:val="00AC7894"/>
    <w:rsid w:val="00AD14E9"/>
    <w:rsid w:val="00AD2E1A"/>
    <w:rsid w:val="00AD390D"/>
    <w:rsid w:val="00AE47AA"/>
    <w:rsid w:val="00AE5484"/>
    <w:rsid w:val="00AE5952"/>
    <w:rsid w:val="00AE7AAB"/>
    <w:rsid w:val="00AF1A66"/>
    <w:rsid w:val="00AF1E0C"/>
    <w:rsid w:val="00AF3015"/>
    <w:rsid w:val="00AF4976"/>
    <w:rsid w:val="00AF4C4E"/>
    <w:rsid w:val="00AF50B3"/>
    <w:rsid w:val="00AF6902"/>
    <w:rsid w:val="00B021FB"/>
    <w:rsid w:val="00B024E9"/>
    <w:rsid w:val="00B06F40"/>
    <w:rsid w:val="00B1006F"/>
    <w:rsid w:val="00B13BC6"/>
    <w:rsid w:val="00B218E2"/>
    <w:rsid w:val="00B2559A"/>
    <w:rsid w:val="00B269B3"/>
    <w:rsid w:val="00B3682C"/>
    <w:rsid w:val="00B413ED"/>
    <w:rsid w:val="00B45B2F"/>
    <w:rsid w:val="00B50297"/>
    <w:rsid w:val="00B50989"/>
    <w:rsid w:val="00B52386"/>
    <w:rsid w:val="00B55E5A"/>
    <w:rsid w:val="00B57F71"/>
    <w:rsid w:val="00B601C4"/>
    <w:rsid w:val="00B611F7"/>
    <w:rsid w:val="00B626BE"/>
    <w:rsid w:val="00B66930"/>
    <w:rsid w:val="00B66F80"/>
    <w:rsid w:val="00B74A47"/>
    <w:rsid w:val="00B807C6"/>
    <w:rsid w:val="00B833C4"/>
    <w:rsid w:val="00B83DA0"/>
    <w:rsid w:val="00B84EDF"/>
    <w:rsid w:val="00B85A35"/>
    <w:rsid w:val="00B878D4"/>
    <w:rsid w:val="00B97567"/>
    <w:rsid w:val="00B97E5B"/>
    <w:rsid w:val="00BA2669"/>
    <w:rsid w:val="00BA4BB2"/>
    <w:rsid w:val="00BA5033"/>
    <w:rsid w:val="00BA708C"/>
    <w:rsid w:val="00BB0BCA"/>
    <w:rsid w:val="00BC060B"/>
    <w:rsid w:val="00BC2E81"/>
    <w:rsid w:val="00BC3FAD"/>
    <w:rsid w:val="00BC667B"/>
    <w:rsid w:val="00BD0BBF"/>
    <w:rsid w:val="00BD414E"/>
    <w:rsid w:val="00BD465C"/>
    <w:rsid w:val="00BD5EF1"/>
    <w:rsid w:val="00BE1B60"/>
    <w:rsid w:val="00BE2B7C"/>
    <w:rsid w:val="00BE4998"/>
    <w:rsid w:val="00BF1036"/>
    <w:rsid w:val="00BF3D10"/>
    <w:rsid w:val="00BF457D"/>
    <w:rsid w:val="00BF47E3"/>
    <w:rsid w:val="00C0241A"/>
    <w:rsid w:val="00C03FC3"/>
    <w:rsid w:val="00C07CF4"/>
    <w:rsid w:val="00C1149C"/>
    <w:rsid w:val="00C17335"/>
    <w:rsid w:val="00C26C43"/>
    <w:rsid w:val="00C300EA"/>
    <w:rsid w:val="00C30BFE"/>
    <w:rsid w:val="00C363CF"/>
    <w:rsid w:val="00C37A2E"/>
    <w:rsid w:val="00C40A7A"/>
    <w:rsid w:val="00C46ABF"/>
    <w:rsid w:val="00C5405B"/>
    <w:rsid w:val="00C614E7"/>
    <w:rsid w:val="00C63C3E"/>
    <w:rsid w:val="00C65FF9"/>
    <w:rsid w:val="00C666BF"/>
    <w:rsid w:val="00C667CE"/>
    <w:rsid w:val="00C7437E"/>
    <w:rsid w:val="00C7594B"/>
    <w:rsid w:val="00C81ED6"/>
    <w:rsid w:val="00C830E7"/>
    <w:rsid w:val="00C8395E"/>
    <w:rsid w:val="00C87E77"/>
    <w:rsid w:val="00C91546"/>
    <w:rsid w:val="00C961A3"/>
    <w:rsid w:val="00CA0C5A"/>
    <w:rsid w:val="00CA18EB"/>
    <w:rsid w:val="00CA471B"/>
    <w:rsid w:val="00CA52F0"/>
    <w:rsid w:val="00CA7F7B"/>
    <w:rsid w:val="00CB5B65"/>
    <w:rsid w:val="00CB5F9B"/>
    <w:rsid w:val="00CB773C"/>
    <w:rsid w:val="00CB77A8"/>
    <w:rsid w:val="00CC5358"/>
    <w:rsid w:val="00CC58D9"/>
    <w:rsid w:val="00CC594D"/>
    <w:rsid w:val="00CC7997"/>
    <w:rsid w:val="00CD35A3"/>
    <w:rsid w:val="00CD41CA"/>
    <w:rsid w:val="00CD5189"/>
    <w:rsid w:val="00CE0B48"/>
    <w:rsid w:val="00CE1537"/>
    <w:rsid w:val="00CE6E41"/>
    <w:rsid w:val="00CF0462"/>
    <w:rsid w:val="00CF108B"/>
    <w:rsid w:val="00CF1788"/>
    <w:rsid w:val="00CF2C0B"/>
    <w:rsid w:val="00CF3D4D"/>
    <w:rsid w:val="00CF6ACA"/>
    <w:rsid w:val="00D02816"/>
    <w:rsid w:val="00D03375"/>
    <w:rsid w:val="00D140C5"/>
    <w:rsid w:val="00D20C60"/>
    <w:rsid w:val="00D257F0"/>
    <w:rsid w:val="00D25847"/>
    <w:rsid w:val="00D27307"/>
    <w:rsid w:val="00D31478"/>
    <w:rsid w:val="00D31F07"/>
    <w:rsid w:val="00D369C7"/>
    <w:rsid w:val="00D3760D"/>
    <w:rsid w:val="00D41E08"/>
    <w:rsid w:val="00D42C81"/>
    <w:rsid w:val="00D43230"/>
    <w:rsid w:val="00D434CD"/>
    <w:rsid w:val="00D466D9"/>
    <w:rsid w:val="00D50F0D"/>
    <w:rsid w:val="00D53995"/>
    <w:rsid w:val="00D54250"/>
    <w:rsid w:val="00D562AE"/>
    <w:rsid w:val="00D60301"/>
    <w:rsid w:val="00D6196E"/>
    <w:rsid w:val="00D623B3"/>
    <w:rsid w:val="00D62CE1"/>
    <w:rsid w:val="00D64F48"/>
    <w:rsid w:val="00D65860"/>
    <w:rsid w:val="00D67CB2"/>
    <w:rsid w:val="00D70C3F"/>
    <w:rsid w:val="00D7284F"/>
    <w:rsid w:val="00D7432D"/>
    <w:rsid w:val="00D75D2F"/>
    <w:rsid w:val="00D803A3"/>
    <w:rsid w:val="00D80A78"/>
    <w:rsid w:val="00D8321A"/>
    <w:rsid w:val="00D85733"/>
    <w:rsid w:val="00D858B8"/>
    <w:rsid w:val="00D86705"/>
    <w:rsid w:val="00D936A6"/>
    <w:rsid w:val="00DB23A8"/>
    <w:rsid w:val="00DB25A3"/>
    <w:rsid w:val="00DB2C71"/>
    <w:rsid w:val="00DB478E"/>
    <w:rsid w:val="00DB7468"/>
    <w:rsid w:val="00DB7D2F"/>
    <w:rsid w:val="00DC1C69"/>
    <w:rsid w:val="00DC214B"/>
    <w:rsid w:val="00DC42A1"/>
    <w:rsid w:val="00DC4C05"/>
    <w:rsid w:val="00DC5464"/>
    <w:rsid w:val="00DC6747"/>
    <w:rsid w:val="00DC71CD"/>
    <w:rsid w:val="00DD0B89"/>
    <w:rsid w:val="00DD4A2F"/>
    <w:rsid w:val="00DE1125"/>
    <w:rsid w:val="00DE16C0"/>
    <w:rsid w:val="00DE4467"/>
    <w:rsid w:val="00DE53F3"/>
    <w:rsid w:val="00DE7428"/>
    <w:rsid w:val="00DF0963"/>
    <w:rsid w:val="00DF3051"/>
    <w:rsid w:val="00DF4EFE"/>
    <w:rsid w:val="00DF6D7D"/>
    <w:rsid w:val="00E110AD"/>
    <w:rsid w:val="00E12252"/>
    <w:rsid w:val="00E13A39"/>
    <w:rsid w:val="00E13EA8"/>
    <w:rsid w:val="00E14E1A"/>
    <w:rsid w:val="00E14E54"/>
    <w:rsid w:val="00E159A6"/>
    <w:rsid w:val="00E1671B"/>
    <w:rsid w:val="00E253D2"/>
    <w:rsid w:val="00E30CE6"/>
    <w:rsid w:val="00E31011"/>
    <w:rsid w:val="00E31239"/>
    <w:rsid w:val="00E32CA3"/>
    <w:rsid w:val="00E334BF"/>
    <w:rsid w:val="00E34382"/>
    <w:rsid w:val="00E35CE5"/>
    <w:rsid w:val="00E41255"/>
    <w:rsid w:val="00E43483"/>
    <w:rsid w:val="00E453E2"/>
    <w:rsid w:val="00E468FA"/>
    <w:rsid w:val="00E51D78"/>
    <w:rsid w:val="00E54DF3"/>
    <w:rsid w:val="00E55BFE"/>
    <w:rsid w:val="00E677E6"/>
    <w:rsid w:val="00E754E2"/>
    <w:rsid w:val="00E77990"/>
    <w:rsid w:val="00E84FE8"/>
    <w:rsid w:val="00E93A7E"/>
    <w:rsid w:val="00E93F56"/>
    <w:rsid w:val="00E95488"/>
    <w:rsid w:val="00E96BDD"/>
    <w:rsid w:val="00EA207C"/>
    <w:rsid w:val="00EA303C"/>
    <w:rsid w:val="00EB677C"/>
    <w:rsid w:val="00EB7AEA"/>
    <w:rsid w:val="00EC232B"/>
    <w:rsid w:val="00EC3BEC"/>
    <w:rsid w:val="00EC7890"/>
    <w:rsid w:val="00ED01B3"/>
    <w:rsid w:val="00ED4C52"/>
    <w:rsid w:val="00ED63D0"/>
    <w:rsid w:val="00EF34D4"/>
    <w:rsid w:val="00EF73CF"/>
    <w:rsid w:val="00F01FA5"/>
    <w:rsid w:val="00F032E3"/>
    <w:rsid w:val="00F07DB9"/>
    <w:rsid w:val="00F1509C"/>
    <w:rsid w:val="00F23210"/>
    <w:rsid w:val="00F26128"/>
    <w:rsid w:val="00F32A14"/>
    <w:rsid w:val="00F34FFD"/>
    <w:rsid w:val="00F3592A"/>
    <w:rsid w:val="00F35D47"/>
    <w:rsid w:val="00F40330"/>
    <w:rsid w:val="00F40E02"/>
    <w:rsid w:val="00F41375"/>
    <w:rsid w:val="00F44447"/>
    <w:rsid w:val="00F46E5A"/>
    <w:rsid w:val="00F47AD4"/>
    <w:rsid w:val="00F47B59"/>
    <w:rsid w:val="00F548D3"/>
    <w:rsid w:val="00F60D3D"/>
    <w:rsid w:val="00F623CD"/>
    <w:rsid w:val="00F655B1"/>
    <w:rsid w:val="00F726BB"/>
    <w:rsid w:val="00F72FA1"/>
    <w:rsid w:val="00F73AAE"/>
    <w:rsid w:val="00F74A5A"/>
    <w:rsid w:val="00F8128F"/>
    <w:rsid w:val="00F85BA3"/>
    <w:rsid w:val="00F9091F"/>
    <w:rsid w:val="00F9356A"/>
    <w:rsid w:val="00F94C1C"/>
    <w:rsid w:val="00F96B6C"/>
    <w:rsid w:val="00F97691"/>
    <w:rsid w:val="00FA091F"/>
    <w:rsid w:val="00FA334F"/>
    <w:rsid w:val="00FA6FCA"/>
    <w:rsid w:val="00FB0DA5"/>
    <w:rsid w:val="00FB2245"/>
    <w:rsid w:val="00FB6EDB"/>
    <w:rsid w:val="00FB76F5"/>
    <w:rsid w:val="00FC1463"/>
    <w:rsid w:val="00FC19B4"/>
    <w:rsid w:val="00FC263E"/>
    <w:rsid w:val="00FC285B"/>
    <w:rsid w:val="00FC56B7"/>
    <w:rsid w:val="00FD18D0"/>
    <w:rsid w:val="00FD1CD5"/>
    <w:rsid w:val="00FD3F92"/>
    <w:rsid w:val="00FD59F3"/>
    <w:rsid w:val="00FD6952"/>
    <w:rsid w:val="00FE2EC7"/>
    <w:rsid w:val="00FE3612"/>
    <w:rsid w:val="00FE61EA"/>
    <w:rsid w:val="00FF5C32"/>
    <w:rsid w:val="00FF72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74B8C"/>
  <w15:chartTrackingRefBased/>
  <w15:docId w15:val="{A2DD9409-3939-4BC5-A455-A67DE509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765E1"/>
    <w:pPr>
      <w:spacing w:after="200" w:line="240" w:lineRule="auto"/>
    </w:pPr>
    <w:rPr>
      <w:i/>
      <w:iCs/>
      <w:color w:val="44546A" w:themeColor="text2"/>
      <w:kern w:val="2"/>
      <w:sz w:val="18"/>
      <w:szCs w:val="18"/>
      <w14:ligatures w14:val="standardContextual"/>
    </w:rPr>
  </w:style>
  <w:style w:type="paragraph" w:styleId="ListParagraph">
    <w:name w:val="List Paragraph"/>
    <w:basedOn w:val="Normal"/>
    <w:uiPriority w:val="34"/>
    <w:qFormat/>
    <w:rsid w:val="00D936A6"/>
    <w:pPr>
      <w:ind w:left="720"/>
      <w:contextualSpacing/>
    </w:pPr>
  </w:style>
  <w:style w:type="paragraph" w:customStyle="1" w:styleId="EndNoteBibliography">
    <w:name w:val="EndNote Bibliography"/>
    <w:basedOn w:val="Normal"/>
    <w:link w:val="EndNoteBibliographyChar"/>
    <w:rsid w:val="00AB72A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B72A1"/>
    <w:rPr>
      <w:rFonts w:ascii="Calibri" w:hAnsi="Calibri" w:cs="Calibri"/>
      <w:noProof/>
    </w:rPr>
  </w:style>
  <w:style w:type="paragraph" w:customStyle="1" w:styleId="EndNoteBibliographyTitle">
    <w:name w:val="EndNote Bibliography Title"/>
    <w:basedOn w:val="Normal"/>
    <w:link w:val="EndNoteBibliographyTitleChar"/>
    <w:rsid w:val="00BE2B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E2B7C"/>
    <w:rPr>
      <w:rFonts w:ascii="Calibri" w:hAnsi="Calibri" w:cs="Calibri"/>
      <w:noProof/>
    </w:rPr>
  </w:style>
  <w:style w:type="table" w:styleId="TableGrid">
    <w:name w:val="Table Grid"/>
    <w:basedOn w:val="TableNormal"/>
    <w:uiPriority w:val="39"/>
    <w:rsid w:val="00625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52E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556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ACorrespondingAuthorFootnoteChar">
    <w:name w:val="FA_Corresponding_Author_Footnote Char"/>
    <w:link w:val="FACorrespondingAuthorFootnote"/>
    <w:locked/>
    <w:rsid w:val="00793174"/>
    <w:rPr>
      <w:rFonts w:ascii="Times" w:eastAsia="Times New Roman" w:hAnsi="Times" w:cs="Times New Roman"/>
      <w:sz w:val="24"/>
      <w:szCs w:val="20"/>
      <w:lang w:eastAsia="en-US"/>
    </w:rPr>
  </w:style>
  <w:style w:type="paragraph" w:customStyle="1" w:styleId="FACorrespondingAuthorFootnote">
    <w:name w:val="FA_Corresponding_Author_Footnote"/>
    <w:basedOn w:val="Normal"/>
    <w:next w:val="Normal"/>
    <w:link w:val="FACorrespondingAuthorFootnoteChar"/>
    <w:rsid w:val="00793174"/>
    <w:pPr>
      <w:spacing w:after="200" w:line="480" w:lineRule="auto"/>
      <w:jc w:val="both"/>
    </w:pPr>
    <w:rPr>
      <w:rFonts w:ascii="Times" w:eastAsia="Times New Roman" w:hAnsi="Times" w:cs="Times New Roman"/>
      <w:sz w:val="24"/>
      <w:szCs w:val="20"/>
      <w:lang w:eastAsia="en-US"/>
    </w:rPr>
  </w:style>
  <w:style w:type="character" w:customStyle="1" w:styleId="accordion-tabbedtab-mobile">
    <w:name w:val="accordion-tabbed__tab-mobile"/>
    <w:basedOn w:val="DefaultParagraphFont"/>
    <w:rsid w:val="00793174"/>
  </w:style>
  <w:style w:type="paragraph" w:styleId="Revision">
    <w:name w:val="Revision"/>
    <w:hidden/>
    <w:uiPriority w:val="99"/>
    <w:semiHidden/>
    <w:rsid w:val="00793174"/>
    <w:pPr>
      <w:spacing w:after="0" w:line="240" w:lineRule="auto"/>
    </w:pPr>
  </w:style>
  <w:style w:type="character" w:styleId="CommentReference">
    <w:name w:val="annotation reference"/>
    <w:basedOn w:val="DefaultParagraphFont"/>
    <w:uiPriority w:val="99"/>
    <w:semiHidden/>
    <w:unhideWhenUsed/>
    <w:rsid w:val="00793174"/>
    <w:rPr>
      <w:sz w:val="16"/>
      <w:szCs w:val="16"/>
    </w:rPr>
  </w:style>
  <w:style w:type="paragraph" w:styleId="CommentText">
    <w:name w:val="annotation text"/>
    <w:basedOn w:val="Normal"/>
    <w:link w:val="CommentTextChar"/>
    <w:uiPriority w:val="99"/>
    <w:unhideWhenUsed/>
    <w:rsid w:val="00793174"/>
    <w:pPr>
      <w:spacing w:line="240" w:lineRule="auto"/>
    </w:pPr>
    <w:rPr>
      <w:sz w:val="20"/>
      <w:szCs w:val="20"/>
    </w:rPr>
  </w:style>
  <w:style w:type="character" w:customStyle="1" w:styleId="CommentTextChar">
    <w:name w:val="Comment Text Char"/>
    <w:basedOn w:val="DefaultParagraphFont"/>
    <w:link w:val="CommentText"/>
    <w:uiPriority w:val="99"/>
    <w:rsid w:val="00793174"/>
    <w:rPr>
      <w:sz w:val="20"/>
      <w:szCs w:val="20"/>
    </w:rPr>
  </w:style>
  <w:style w:type="paragraph" w:styleId="CommentSubject">
    <w:name w:val="annotation subject"/>
    <w:basedOn w:val="CommentText"/>
    <w:next w:val="CommentText"/>
    <w:link w:val="CommentSubjectChar"/>
    <w:uiPriority w:val="99"/>
    <w:semiHidden/>
    <w:unhideWhenUsed/>
    <w:rsid w:val="00793174"/>
    <w:rPr>
      <w:b/>
      <w:bCs/>
    </w:rPr>
  </w:style>
  <w:style w:type="character" w:customStyle="1" w:styleId="CommentSubjectChar">
    <w:name w:val="Comment Subject Char"/>
    <w:basedOn w:val="CommentTextChar"/>
    <w:link w:val="CommentSubject"/>
    <w:uiPriority w:val="99"/>
    <w:semiHidden/>
    <w:rsid w:val="00793174"/>
    <w:rPr>
      <w:b/>
      <w:bCs/>
      <w:sz w:val="20"/>
      <w:szCs w:val="20"/>
    </w:rPr>
  </w:style>
  <w:style w:type="character" w:styleId="Hyperlink">
    <w:name w:val="Hyperlink"/>
    <w:basedOn w:val="DefaultParagraphFont"/>
    <w:uiPriority w:val="99"/>
    <w:unhideWhenUsed/>
    <w:rsid w:val="009D237C"/>
    <w:rPr>
      <w:color w:val="0563C1" w:themeColor="hyperlink"/>
      <w:u w:val="single"/>
    </w:rPr>
  </w:style>
  <w:style w:type="character" w:styleId="UnresolvedMention">
    <w:name w:val="Unresolved Mention"/>
    <w:basedOn w:val="DefaultParagraphFont"/>
    <w:uiPriority w:val="99"/>
    <w:semiHidden/>
    <w:unhideWhenUsed/>
    <w:rsid w:val="009D237C"/>
    <w:rPr>
      <w:color w:val="605E5C"/>
      <w:shd w:val="clear" w:color="auto" w:fill="E1DFDD"/>
    </w:rPr>
  </w:style>
  <w:style w:type="paragraph" w:styleId="Header">
    <w:name w:val="header"/>
    <w:basedOn w:val="Normal"/>
    <w:link w:val="HeaderChar"/>
    <w:uiPriority w:val="99"/>
    <w:unhideWhenUsed/>
    <w:rsid w:val="00E30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CE6"/>
  </w:style>
  <w:style w:type="paragraph" w:styleId="Footer">
    <w:name w:val="footer"/>
    <w:basedOn w:val="Normal"/>
    <w:link w:val="FooterChar"/>
    <w:uiPriority w:val="99"/>
    <w:unhideWhenUsed/>
    <w:rsid w:val="00E30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CE6"/>
  </w:style>
  <w:style w:type="character" w:styleId="PageNumber">
    <w:name w:val="page number"/>
    <w:basedOn w:val="DefaultParagraphFont"/>
    <w:uiPriority w:val="99"/>
    <w:semiHidden/>
    <w:unhideWhenUsed/>
    <w:rsid w:val="00830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49611">
      <w:bodyDiv w:val="1"/>
      <w:marLeft w:val="0"/>
      <w:marRight w:val="0"/>
      <w:marTop w:val="0"/>
      <w:marBottom w:val="0"/>
      <w:divBdr>
        <w:top w:val="none" w:sz="0" w:space="0" w:color="auto"/>
        <w:left w:val="none" w:sz="0" w:space="0" w:color="auto"/>
        <w:bottom w:val="none" w:sz="0" w:space="0" w:color="auto"/>
        <w:right w:val="none" w:sz="0" w:space="0" w:color="auto"/>
      </w:divBdr>
    </w:div>
    <w:div w:id="796722952">
      <w:bodyDiv w:val="1"/>
      <w:marLeft w:val="0"/>
      <w:marRight w:val="0"/>
      <w:marTop w:val="0"/>
      <w:marBottom w:val="0"/>
      <w:divBdr>
        <w:top w:val="none" w:sz="0" w:space="0" w:color="auto"/>
        <w:left w:val="none" w:sz="0" w:space="0" w:color="auto"/>
        <w:bottom w:val="none" w:sz="0" w:space="0" w:color="auto"/>
        <w:right w:val="none" w:sz="0" w:space="0" w:color="auto"/>
      </w:divBdr>
    </w:div>
    <w:div w:id="840584770">
      <w:bodyDiv w:val="1"/>
      <w:marLeft w:val="0"/>
      <w:marRight w:val="0"/>
      <w:marTop w:val="0"/>
      <w:marBottom w:val="0"/>
      <w:divBdr>
        <w:top w:val="none" w:sz="0" w:space="0" w:color="auto"/>
        <w:left w:val="none" w:sz="0" w:space="0" w:color="auto"/>
        <w:bottom w:val="none" w:sz="0" w:space="0" w:color="auto"/>
        <w:right w:val="none" w:sz="0" w:space="0" w:color="auto"/>
      </w:divBdr>
    </w:div>
    <w:div w:id="902449172">
      <w:bodyDiv w:val="1"/>
      <w:marLeft w:val="0"/>
      <w:marRight w:val="0"/>
      <w:marTop w:val="0"/>
      <w:marBottom w:val="0"/>
      <w:divBdr>
        <w:top w:val="none" w:sz="0" w:space="0" w:color="auto"/>
        <w:left w:val="none" w:sz="0" w:space="0" w:color="auto"/>
        <w:bottom w:val="none" w:sz="0" w:space="0" w:color="auto"/>
        <w:right w:val="none" w:sz="0" w:space="0" w:color="auto"/>
      </w:divBdr>
    </w:div>
    <w:div w:id="1973898443">
      <w:bodyDiv w:val="1"/>
      <w:marLeft w:val="0"/>
      <w:marRight w:val="0"/>
      <w:marTop w:val="0"/>
      <w:marBottom w:val="0"/>
      <w:divBdr>
        <w:top w:val="none" w:sz="0" w:space="0" w:color="auto"/>
        <w:left w:val="none" w:sz="0" w:space="0" w:color="auto"/>
        <w:bottom w:val="none" w:sz="0" w:space="0" w:color="auto"/>
        <w:right w:val="none" w:sz="0" w:space="0" w:color="auto"/>
      </w:divBdr>
      <w:divsChild>
        <w:div w:id="1616132647">
          <w:marLeft w:val="360"/>
          <w:marRight w:val="0"/>
          <w:marTop w:val="200"/>
          <w:marBottom w:val="0"/>
          <w:divBdr>
            <w:top w:val="none" w:sz="0" w:space="0" w:color="auto"/>
            <w:left w:val="none" w:sz="0" w:space="0" w:color="auto"/>
            <w:bottom w:val="none" w:sz="0" w:space="0" w:color="auto"/>
            <w:right w:val="none" w:sz="0" w:space="0" w:color="auto"/>
          </w:divBdr>
        </w:div>
      </w:divsChild>
    </w:div>
    <w:div w:id="204664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heinlee/Ln-coordination-insigh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6EDD1-94DD-4301-8177-F82116816977}">
  <ds:schemaRefs>
    <ds:schemaRef ds:uri="http://schemas.openxmlformats.org/officeDocument/2006/bibliography"/>
  </ds:schemaRefs>
</ds:datastoreItem>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Links>
    <vt:vector size="12" baseType="variant">
      <vt:variant>
        <vt:i4>720990</vt:i4>
      </vt:variant>
      <vt:variant>
        <vt:i4>108</vt:i4>
      </vt:variant>
      <vt:variant>
        <vt:i4>0</vt:i4>
      </vt:variant>
      <vt:variant>
        <vt:i4>5</vt:i4>
      </vt:variant>
      <vt:variant>
        <vt:lpwstr>https://www.ccdc.cam.ac.uk/solutions/software/csd-python/</vt:lpwstr>
      </vt:variant>
      <vt:variant>
        <vt:lpwstr/>
      </vt:variant>
      <vt:variant>
        <vt:i4>786458</vt:i4>
      </vt:variant>
      <vt:variant>
        <vt:i4>103</vt:i4>
      </vt:variant>
      <vt:variant>
        <vt:i4>0</vt:i4>
      </vt:variant>
      <vt:variant>
        <vt:i4>5</vt:i4>
      </vt:variant>
      <vt:variant>
        <vt:lpwstr>https://github.com/sheinlee/Ln-coordination-insights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Shicheng</dc:creator>
  <cp:keywords/>
  <dc:description/>
  <cp:lastModifiedBy>Li, Shicheng</cp:lastModifiedBy>
  <cp:revision>2</cp:revision>
  <cp:lastPrinted>2023-12-13T04:06:00Z</cp:lastPrinted>
  <dcterms:created xsi:type="dcterms:W3CDTF">2024-06-21T15:44:00Z</dcterms:created>
  <dcterms:modified xsi:type="dcterms:W3CDTF">2024-06-21T15:44:00Z</dcterms:modified>
</cp:coreProperties>
</file>
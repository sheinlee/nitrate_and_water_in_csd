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29E08" w14:textId="1215327E" w:rsidR="00816F3C" w:rsidRPr="007A7535" w:rsidRDefault="00793174" w:rsidP="00793174">
      <w:pPr>
        <w:spacing w:line="360" w:lineRule="auto"/>
        <w:jc w:val="center"/>
        <w:rPr>
          <w:rFonts w:ascii="Times New Roman" w:hAnsi="Times New Roman" w:cs="Times New Roman"/>
          <w:b/>
          <w:bCs/>
          <w:sz w:val="28"/>
          <w:szCs w:val="28"/>
        </w:rPr>
      </w:pPr>
      <w:r w:rsidRPr="007A7535">
        <w:rPr>
          <w:rFonts w:ascii="Times New Roman" w:hAnsi="Times New Roman" w:cs="Times New Roman"/>
          <w:b/>
          <w:bCs/>
          <w:sz w:val="28"/>
          <w:szCs w:val="28"/>
        </w:rPr>
        <w:t xml:space="preserve">Insights into </w:t>
      </w:r>
      <w:r w:rsidR="004917A6">
        <w:rPr>
          <w:rFonts w:ascii="Times New Roman" w:hAnsi="Times New Roman" w:cs="Times New Roman"/>
          <w:b/>
          <w:bCs/>
          <w:sz w:val="28"/>
          <w:szCs w:val="28"/>
        </w:rPr>
        <w:t>c</w:t>
      </w:r>
      <w:r w:rsidRPr="007A7535">
        <w:rPr>
          <w:rFonts w:ascii="Times New Roman" w:hAnsi="Times New Roman" w:cs="Times New Roman"/>
          <w:b/>
          <w:bCs/>
          <w:sz w:val="28"/>
          <w:szCs w:val="28"/>
        </w:rPr>
        <w:t>oordination</w:t>
      </w:r>
      <w:r w:rsidR="00DB2C71">
        <w:rPr>
          <w:rFonts w:ascii="Times New Roman" w:hAnsi="Times New Roman" w:cs="Times New Roman"/>
          <w:b/>
          <w:bCs/>
          <w:sz w:val="28"/>
          <w:szCs w:val="28"/>
        </w:rPr>
        <w:t xml:space="preserve"> and </w:t>
      </w:r>
      <w:r w:rsidR="004917A6">
        <w:rPr>
          <w:rFonts w:ascii="Times New Roman" w:hAnsi="Times New Roman" w:cs="Times New Roman"/>
          <w:b/>
          <w:bCs/>
          <w:sz w:val="28"/>
          <w:szCs w:val="28"/>
        </w:rPr>
        <w:t>l</w:t>
      </w:r>
      <w:r w:rsidR="00DB2C71">
        <w:rPr>
          <w:rFonts w:ascii="Times New Roman" w:hAnsi="Times New Roman" w:cs="Times New Roman"/>
          <w:b/>
          <w:bCs/>
          <w:sz w:val="28"/>
          <w:szCs w:val="28"/>
        </w:rPr>
        <w:t>igand</w:t>
      </w:r>
      <w:r w:rsidRPr="007A7535">
        <w:rPr>
          <w:rFonts w:ascii="Times New Roman" w:hAnsi="Times New Roman" w:cs="Times New Roman"/>
          <w:b/>
          <w:bCs/>
          <w:sz w:val="28"/>
          <w:szCs w:val="28"/>
        </w:rPr>
        <w:t xml:space="preserve"> </w:t>
      </w:r>
      <w:r w:rsidR="004917A6">
        <w:rPr>
          <w:rFonts w:ascii="Times New Roman" w:hAnsi="Times New Roman" w:cs="Times New Roman"/>
          <w:b/>
          <w:bCs/>
          <w:sz w:val="28"/>
          <w:szCs w:val="28"/>
        </w:rPr>
        <w:t>t</w:t>
      </w:r>
      <w:r w:rsidRPr="007A7535">
        <w:rPr>
          <w:rFonts w:ascii="Times New Roman" w:hAnsi="Times New Roman" w:cs="Times New Roman"/>
          <w:b/>
          <w:bCs/>
          <w:sz w:val="28"/>
          <w:szCs w:val="28"/>
        </w:rPr>
        <w:t xml:space="preserve">rends of </w:t>
      </w:r>
      <w:r w:rsidR="004917A6">
        <w:rPr>
          <w:rFonts w:ascii="Times New Roman" w:hAnsi="Times New Roman" w:cs="Times New Roman"/>
          <w:b/>
          <w:bCs/>
          <w:sz w:val="28"/>
          <w:szCs w:val="28"/>
        </w:rPr>
        <w:t>l</w:t>
      </w:r>
      <w:r w:rsidRPr="007A7535">
        <w:rPr>
          <w:rFonts w:ascii="Times New Roman" w:hAnsi="Times New Roman" w:cs="Times New Roman"/>
          <w:b/>
          <w:bCs/>
          <w:sz w:val="28"/>
          <w:szCs w:val="28"/>
        </w:rPr>
        <w:t xml:space="preserve">anthanide </w:t>
      </w:r>
      <w:r w:rsidR="004917A6">
        <w:rPr>
          <w:rFonts w:ascii="Times New Roman" w:hAnsi="Times New Roman" w:cs="Times New Roman"/>
          <w:b/>
          <w:bCs/>
          <w:sz w:val="28"/>
          <w:szCs w:val="28"/>
        </w:rPr>
        <w:t>c</w:t>
      </w:r>
      <w:r w:rsidRPr="007A7535">
        <w:rPr>
          <w:rFonts w:ascii="Times New Roman" w:hAnsi="Times New Roman" w:cs="Times New Roman"/>
          <w:b/>
          <w:bCs/>
          <w:sz w:val="28"/>
          <w:szCs w:val="28"/>
        </w:rPr>
        <w:t>omplexes from the Cambridge Structural Database</w:t>
      </w:r>
    </w:p>
    <w:p w14:paraId="7A74AB85" w14:textId="643DB99F" w:rsidR="00793174" w:rsidRPr="00042CB1" w:rsidRDefault="00793174" w:rsidP="0079317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Shicheng Li</w:t>
      </w:r>
      <w:r w:rsidRPr="00042CB1">
        <w:rPr>
          <w:rFonts w:ascii="Times New Roman" w:hAnsi="Times New Roman" w:cs="Times New Roman"/>
          <w:color w:val="000000" w:themeColor="text1"/>
          <w:sz w:val="24"/>
          <w:szCs w:val="24"/>
        </w:rPr>
        <w:t>,</w:t>
      </w:r>
      <w:r w:rsidRPr="00042CB1">
        <w:rPr>
          <w:rFonts w:ascii="Times New Roman" w:hAnsi="Times New Roman" w:cs="Times New Roman"/>
          <w:color w:val="000000" w:themeColor="text1"/>
          <w:sz w:val="24"/>
          <w:szCs w:val="24"/>
          <w:vertAlign w:val="superscript"/>
        </w:rPr>
        <w:t>1</w:t>
      </w:r>
      <w:r w:rsidRPr="00042CB1">
        <w:rPr>
          <w:rFonts w:ascii="Times New Roman" w:hAnsi="Times New Roman" w:cs="Times New Roman"/>
          <w:color w:val="000000" w:themeColor="text1"/>
          <w:sz w:val="24"/>
          <w:szCs w:val="24"/>
        </w:rPr>
        <w:t xml:space="preserve"> </w:t>
      </w:r>
      <w:r w:rsidRPr="00042CB1">
        <w:rPr>
          <w:rFonts w:ascii="Times New Roman" w:hAnsi="Times New Roman" w:cs="Times New Roman"/>
          <w:sz w:val="24"/>
          <w:szCs w:val="24"/>
        </w:rPr>
        <w:t>Santa Jansone-Popova,</w:t>
      </w:r>
      <w:r w:rsidRPr="00042CB1">
        <w:rPr>
          <w:rFonts w:ascii="Times New Roman" w:hAnsi="Times New Roman" w:cs="Times New Roman"/>
          <w:sz w:val="24"/>
          <w:szCs w:val="24"/>
          <w:vertAlign w:val="superscript"/>
        </w:rPr>
        <w:t>2</w:t>
      </w:r>
      <w:r w:rsidRPr="00042CB1">
        <w:rPr>
          <w:rFonts w:ascii="Times New Roman" w:hAnsi="Times New Roman" w:cs="Times New Roman"/>
          <w:sz w:val="24"/>
          <w:szCs w:val="24"/>
        </w:rPr>
        <w:t xml:space="preserve"> and </w:t>
      </w:r>
      <w:r w:rsidRPr="00042CB1">
        <w:rPr>
          <w:rFonts w:ascii="Times New Roman" w:hAnsi="Times New Roman" w:cs="Times New Roman"/>
          <w:color w:val="000000" w:themeColor="text1"/>
          <w:sz w:val="24"/>
          <w:szCs w:val="24"/>
        </w:rPr>
        <w:t>De-en Jiang</w:t>
      </w:r>
      <w:proofErr w:type="gramStart"/>
      <w:r>
        <w:rPr>
          <w:rFonts w:ascii="Times New Roman" w:hAnsi="Times New Roman" w:cs="Times New Roman"/>
          <w:color w:val="000000" w:themeColor="text1"/>
          <w:sz w:val="24"/>
          <w:szCs w:val="24"/>
          <w:vertAlign w:val="superscript"/>
        </w:rPr>
        <w:t>1</w:t>
      </w:r>
      <w:r w:rsidR="004917A6">
        <w:rPr>
          <w:rFonts w:ascii="Times New Roman" w:hAnsi="Times New Roman" w:cs="Times New Roman"/>
          <w:color w:val="000000" w:themeColor="text1"/>
          <w:sz w:val="24"/>
          <w:szCs w:val="24"/>
          <w:vertAlign w:val="superscript"/>
        </w:rPr>
        <w:t>,</w:t>
      </w:r>
      <w:r w:rsidRPr="00042CB1">
        <w:rPr>
          <w:rFonts w:ascii="Times New Roman" w:hAnsi="Times New Roman" w:cs="Times New Roman"/>
          <w:color w:val="000000" w:themeColor="text1"/>
          <w:sz w:val="24"/>
          <w:szCs w:val="24"/>
        </w:rPr>
        <w:t>*</w:t>
      </w:r>
      <w:proofErr w:type="gramEnd"/>
    </w:p>
    <w:p w14:paraId="6AECECB7" w14:textId="3BB3B7E5" w:rsidR="00793174" w:rsidRPr="00042CB1" w:rsidRDefault="00793174" w:rsidP="00793174">
      <w:pPr>
        <w:spacing w:after="0" w:line="36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sidRPr="00042CB1">
        <w:rPr>
          <w:rFonts w:ascii="Times New Roman" w:hAnsi="Times New Roman" w:cs="Times New Roman"/>
          <w:sz w:val="24"/>
          <w:szCs w:val="24"/>
        </w:rPr>
        <w:t>Department of Chemical and Biomolecular Engineering, Vanderbilt University, Nashville, Tennessee 37235, United States</w:t>
      </w:r>
    </w:p>
    <w:p w14:paraId="0E0EDC2E" w14:textId="77777777" w:rsidR="00793174" w:rsidRDefault="00793174" w:rsidP="00793174">
      <w:pPr>
        <w:spacing w:after="0" w:line="360" w:lineRule="auto"/>
        <w:jc w:val="center"/>
        <w:rPr>
          <w:rFonts w:ascii="Times New Roman" w:hAnsi="Times New Roman"/>
          <w:color w:val="000000" w:themeColor="text1"/>
          <w:szCs w:val="24"/>
        </w:rPr>
      </w:pPr>
      <w:r w:rsidRPr="00042CB1">
        <w:rPr>
          <w:rFonts w:ascii="Times New Roman" w:hAnsi="Times New Roman" w:cs="Times New Roman"/>
          <w:sz w:val="24"/>
          <w:szCs w:val="24"/>
          <w:vertAlign w:val="superscript"/>
        </w:rPr>
        <w:t>2</w:t>
      </w:r>
      <w:r w:rsidRPr="00042CB1">
        <w:rPr>
          <w:rStyle w:val="accordion-tabbedtab-mobile"/>
          <w:rFonts w:ascii="Times New Roman" w:hAnsi="Times New Roman" w:cs="Times New Roman"/>
          <w:sz w:val="24"/>
          <w:szCs w:val="24"/>
        </w:rPr>
        <w:t xml:space="preserve">Chemical Sciences Division, Oak Ridge National Laboratory, Oak Ridge, </w:t>
      </w:r>
      <w:r w:rsidRPr="00042CB1">
        <w:rPr>
          <w:rFonts w:ascii="Times New Roman" w:hAnsi="Times New Roman" w:cs="Times New Roman"/>
          <w:sz w:val="24"/>
          <w:szCs w:val="24"/>
        </w:rPr>
        <w:t>Tennessee</w:t>
      </w:r>
      <w:r w:rsidRPr="00042CB1">
        <w:rPr>
          <w:rStyle w:val="accordion-tabbedtab-mobile"/>
          <w:rFonts w:ascii="Times New Roman" w:hAnsi="Times New Roman" w:cs="Times New Roman"/>
          <w:sz w:val="24"/>
          <w:szCs w:val="24"/>
        </w:rPr>
        <w:t xml:space="preserve"> 37831</w:t>
      </w:r>
      <w:r>
        <w:rPr>
          <w:rStyle w:val="accordion-tabbedtab-mobile"/>
          <w:rFonts w:ascii="Times New Roman" w:hAnsi="Times New Roman" w:cs="Times New Roman"/>
          <w:sz w:val="24"/>
          <w:szCs w:val="24"/>
        </w:rPr>
        <w:t>,</w:t>
      </w:r>
      <w:r w:rsidRPr="00042CB1">
        <w:rPr>
          <w:rStyle w:val="accordion-tabbedtab-mobile"/>
          <w:rFonts w:ascii="Times New Roman" w:hAnsi="Times New Roman" w:cs="Times New Roman"/>
          <w:sz w:val="24"/>
          <w:szCs w:val="24"/>
        </w:rPr>
        <w:t xml:space="preserve"> </w:t>
      </w:r>
      <w:r w:rsidRPr="00042CB1">
        <w:rPr>
          <w:rFonts w:ascii="Times New Roman" w:hAnsi="Times New Roman" w:cs="Times New Roman"/>
          <w:sz w:val="24"/>
          <w:szCs w:val="24"/>
        </w:rPr>
        <w:t>United States</w:t>
      </w:r>
      <w:r w:rsidRPr="00042CB1">
        <w:rPr>
          <w:rFonts w:ascii="Times New Roman" w:hAnsi="Times New Roman"/>
          <w:color w:val="000000" w:themeColor="text1"/>
          <w:szCs w:val="24"/>
        </w:rPr>
        <w:t xml:space="preserve"> </w:t>
      </w:r>
    </w:p>
    <w:p w14:paraId="0195479F" w14:textId="77777777" w:rsidR="00793174" w:rsidRDefault="00793174" w:rsidP="00793174">
      <w:pPr>
        <w:spacing w:after="0" w:line="360" w:lineRule="auto"/>
        <w:jc w:val="center"/>
        <w:rPr>
          <w:rFonts w:ascii="Times New Roman" w:hAnsi="Times New Roman"/>
          <w:color w:val="000000" w:themeColor="text1"/>
          <w:szCs w:val="24"/>
        </w:rPr>
      </w:pPr>
    </w:p>
    <w:p w14:paraId="0C8C35B5" w14:textId="6392B3F6" w:rsidR="00793174" w:rsidRPr="00042CB1" w:rsidRDefault="00793174" w:rsidP="00793174">
      <w:pPr>
        <w:spacing w:after="0" w:line="360" w:lineRule="auto"/>
        <w:jc w:val="center"/>
        <w:rPr>
          <w:rFonts w:ascii="Times New Roman" w:hAnsi="Times New Roman"/>
          <w:szCs w:val="24"/>
        </w:rPr>
      </w:pPr>
      <w:r w:rsidRPr="00042CB1">
        <w:rPr>
          <w:rFonts w:ascii="Times New Roman" w:hAnsi="Times New Roman"/>
          <w:color w:val="000000" w:themeColor="text1"/>
          <w:szCs w:val="24"/>
        </w:rPr>
        <w:t xml:space="preserve">*To whom correspondence should be addressed. E-mail: </w:t>
      </w:r>
      <w:r w:rsidRPr="00042CB1">
        <w:rPr>
          <w:rFonts w:ascii="Times New Roman" w:hAnsi="Times New Roman"/>
          <w:color w:val="0000FF"/>
          <w:szCs w:val="24"/>
          <w:u w:val="single"/>
        </w:rPr>
        <w:t>de-en.jiang@vanderbilt.edu</w:t>
      </w:r>
    </w:p>
    <w:p w14:paraId="4BA43A22" w14:textId="77777777" w:rsidR="00793174" w:rsidRDefault="00793174" w:rsidP="00793174">
      <w:pPr>
        <w:spacing w:line="360" w:lineRule="auto"/>
        <w:jc w:val="both"/>
        <w:rPr>
          <w:rFonts w:ascii="Times New Roman" w:hAnsi="Times New Roman" w:cs="Times New Roman"/>
          <w:b/>
          <w:bCs/>
          <w:sz w:val="24"/>
          <w:szCs w:val="24"/>
        </w:rPr>
      </w:pPr>
    </w:p>
    <w:p w14:paraId="79622B8B" w14:textId="196B7CEC" w:rsidR="0011234C" w:rsidRPr="00DB7468" w:rsidRDefault="00A75722" w:rsidP="00793174">
      <w:pPr>
        <w:spacing w:line="360" w:lineRule="auto"/>
        <w:jc w:val="both"/>
        <w:rPr>
          <w:rFonts w:ascii="Times New Roman" w:hAnsi="Times New Roman" w:cs="Times New Roman"/>
          <w:b/>
          <w:bCs/>
          <w:sz w:val="24"/>
          <w:szCs w:val="24"/>
        </w:rPr>
      </w:pPr>
      <w:r w:rsidRPr="00A75722">
        <w:rPr>
          <w:rFonts w:ascii="Times New Roman" w:hAnsi="Times New Roman" w:cs="Times New Roman"/>
          <w:b/>
          <w:bCs/>
          <w:sz w:val="24"/>
          <w:szCs w:val="24"/>
        </w:rPr>
        <w:t>Abstract</w:t>
      </w:r>
    </w:p>
    <w:p w14:paraId="7823DB0C" w14:textId="6AF7AE48" w:rsidR="00767EEB" w:rsidRPr="008C2865" w:rsidRDefault="0002594E" w:rsidP="008C2865">
      <w:pPr>
        <w:spacing w:line="360" w:lineRule="auto"/>
        <w:jc w:val="both"/>
        <w:rPr>
          <w:rFonts w:ascii="Times New Roman" w:eastAsia="Times New Roman" w:hAnsi="Times New Roman" w:cs="Times New Roman"/>
          <w:color w:val="000000"/>
        </w:rPr>
      </w:pPr>
      <w:r w:rsidRPr="008C2865">
        <w:rPr>
          <w:rFonts w:ascii="Times New Roman" w:hAnsi="Times New Roman" w:cs="Times New Roman"/>
          <w:sz w:val="24"/>
          <w:szCs w:val="24"/>
        </w:rPr>
        <w:t>U</w:t>
      </w:r>
      <w:r w:rsidR="0011234C" w:rsidRPr="008C2865">
        <w:rPr>
          <w:rFonts w:ascii="Times New Roman" w:hAnsi="Times New Roman" w:cs="Times New Roman"/>
          <w:sz w:val="24"/>
          <w:szCs w:val="24"/>
        </w:rPr>
        <w:t xml:space="preserve">nderstanding lanthanide coordination chemistry </w:t>
      </w:r>
      <w:r w:rsidR="00793174" w:rsidRPr="008C2865">
        <w:rPr>
          <w:rFonts w:ascii="Times New Roman" w:hAnsi="Times New Roman" w:cs="Times New Roman"/>
          <w:sz w:val="24"/>
          <w:szCs w:val="24"/>
        </w:rPr>
        <w:t>can help develop new ligands for more efficient separation of lanthanides for critical materials needs</w:t>
      </w:r>
      <w:r w:rsidR="0011234C" w:rsidRPr="008C2865">
        <w:rPr>
          <w:rFonts w:ascii="Times New Roman" w:hAnsi="Times New Roman" w:cs="Times New Roman"/>
          <w:sz w:val="24"/>
          <w:szCs w:val="24"/>
        </w:rPr>
        <w:t>.</w:t>
      </w:r>
      <w:r w:rsidR="00793174" w:rsidRPr="008C2865">
        <w:rPr>
          <w:rFonts w:ascii="Times New Roman" w:hAnsi="Times New Roman" w:cs="Times New Roman"/>
          <w:sz w:val="24"/>
          <w:szCs w:val="24"/>
        </w:rPr>
        <w:t xml:space="preserve"> The</w:t>
      </w:r>
      <w:r w:rsidR="0011234C" w:rsidRPr="008C2865">
        <w:rPr>
          <w:rFonts w:ascii="Times New Roman" w:hAnsi="Times New Roman" w:cs="Times New Roman"/>
          <w:sz w:val="24"/>
          <w:szCs w:val="24"/>
        </w:rPr>
        <w:t xml:space="preserve"> </w:t>
      </w:r>
      <w:r w:rsidR="00793174" w:rsidRPr="008C2865">
        <w:rPr>
          <w:rFonts w:ascii="Times New Roman" w:hAnsi="Times New Roman" w:cs="Times New Roman"/>
          <w:sz w:val="24"/>
          <w:szCs w:val="24"/>
        </w:rPr>
        <w:t xml:space="preserve">Cambridge Structural Database (CSD) contains tens of thousands of single crystal structures of lanthanide complexes that can serve as a training ground for both fundamental chemical insights and future machine learning and generative artificial intelligence models. </w:t>
      </w:r>
      <w:r w:rsidR="004D1B2A" w:rsidRPr="008C2865">
        <w:rPr>
          <w:rFonts w:ascii="Times New Roman" w:hAnsi="Times New Roman" w:cs="Times New Roman"/>
          <w:sz w:val="24"/>
          <w:szCs w:val="24"/>
        </w:rPr>
        <w:t>This</w:t>
      </w:r>
      <w:r w:rsidR="00793174" w:rsidRPr="008C2865">
        <w:rPr>
          <w:rFonts w:ascii="Times New Roman" w:hAnsi="Times New Roman" w:cs="Times New Roman"/>
          <w:sz w:val="24"/>
          <w:szCs w:val="24"/>
        </w:rPr>
        <w:t xml:space="preserve"> work aim</w:t>
      </w:r>
      <w:r w:rsidR="004D1B2A" w:rsidRPr="008C2865">
        <w:rPr>
          <w:rFonts w:ascii="Times New Roman" w:hAnsi="Times New Roman" w:cs="Times New Roman"/>
          <w:sz w:val="24"/>
          <w:szCs w:val="24"/>
        </w:rPr>
        <w:t>s</w:t>
      </w:r>
      <w:r w:rsidR="00793174" w:rsidRPr="008C2865">
        <w:rPr>
          <w:rFonts w:ascii="Times New Roman" w:hAnsi="Times New Roman" w:cs="Times New Roman"/>
          <w:sz w:val="24"/>
          <w:szCs w:val="24"/>
        </w:rPr>
        <w:t xml:space="preserve"> to </w:t>
      </w:r>
      <w:r w:rsidR="00D03375">
        <w:rPr>
          <w:rFonts w:ascii="Times New Roman" w:hAnsi="Times New Roman" w:cs="Times New Roman"/>
          <w:sz w:val="24"/>
          <w:szCs w:val="24"/>
        </w:rPr>
        <w:t xml:space="preserve">understand </w:t>
      </w:r>
      <w:r w:rsidR="00793174" w:rsidRPr="008C2865">
        <w:rPr>
          <w:rFonts w:ascii="Times New Roman" w:hAnsi="Times New Roman" w:cs="Times New Roman"/>
          <w:sz w:val="24"/>
          <w:szCs w:val="24"/>
        </w:rPr>
        <w:t>the currently available structures of lanthanide complexes in CSD by analyzing the coordination shell</w:t>
      </w:r>
      <w:r w:rsidR="001B73CC" w:rsidRPr="008C2865">
        <w:rPr>
          <w:rFonts w:ascii="Times New Roman" w:hAnsi="Times New Roman" w:cs="Times New Roman"/>
          <w:sz w:val="24"/>
          <w:szCs w:val="24"/>
        </w:rPr>
        <w:t>, donor types,</w:t>
      </w:r>
      <w:r w:rsidR="00793174" w:rsidRPr="008C2865">
        <w:rPr>
          <w:rFonts w:ascii="Times New Roman" w:hAnsi="Times New Roman" w:cs="Times New Roman"/>
          <w:sz w:val="24"/>
          <w:szCs w:val="24"/>
        </w:rPr>
        <w:t xml:space="preserve"> and ligand types, from the perspective of rare-earth </w:t>
      </w:r>
      <w:r w:rsidR="001745BD" w:rsidRPr="008C2865">
        <w:rPr>
          <w:rFonts w:ascii="Times New Roman" w:hAnsi="Times New Roman" w:cs="Times New Roman"/>
          <w:sz w:val="24"/>
          <w:szCs w:val="24"/>
        </w:rPr>
        <w:t xml:space="preserve">element (REE) </w:t>
      </w:r>
      <w:r w:rsidR="00793174" w:rsidRPr="008C2865">
        <w:rPr>
          <w:rFonts w:ascii="Times New Roman" w:hAnsi="Times New Roman" w:cs="Times New Roman"/>
          <w:sz w:val="24"/>
          <w:szCs w:val="24"/>
        </w:rPr>
        <w:t xml:space="preserve">separations. </w:t>
      </w:r>
      <w:r w:rsidR="00D03375">
        <w:rPr>
          <w:rFonts w:ascii="Times New Roman" w:hAnsi="Times New Roman" w:cs="Times New Roman"/>
          <w:sz w:val="24"/>
          <w:szCs w:val="24"/>
        </w:rPr>
        <w:t>We obtain</w:t>
      </w:r>
      <w:r w:rsidR="0011234C" w:rsidRPr="008C2865">
        <w:rPr>
          <w:rFonts w:ascii="Times New Roman" w:hAnsi="Times New Roman" w:cs="Times New Roman"/>
          <w:sz w:val="24"/>
          <w:szCs w:val="24"/>
        </w:rPr>
        <w:t xml:space="preserve"> </w:t>
      </w:r>
      <w:r w:rsidR="002D3E13">
        <w:rPr>
          <w:rFonts w:ascii="Times New Roman" w:hAnsi="Times New Roman" w:cs="Times New Roman"/>
          <w:sz w:val="24"/>
          <w:szCs w:val="24"/>
        </w:rPr>
        <w:t>four</w:t>
      </w:r>
      <w:r w:rsidR="0011234C" w:rsidRPr="008C2865">
        <w:rPr>
          <w:rFonts w:ascii="Times New Roman" w:hAnsi="Times New Roman" w:cs="Times New Roman"/>
          <w:sz w:val="24"/>
          <w:szCs w:val="24"/>
        </w:rPr>
        <w:t xml:space="preserve"> sets of lanthanide </w:t>
      </w:r>
      <w:r w:rsidR="0011234C" w:rsidRPr="004917A6">
        <w:rPr>
          <w:rFonts w:ascii="Times New Roman" w:hAnsi="Times New Roman" w:cs="Times New Roman"/>
          <w:sz w:val="24"/>
          <w:szCs w:val="24"/>
        </w:rPr>
        <w:t>complexes</w:t>
      </w:r>
      <w:r w:rsidR="00300171" w:rsidRPr="004917A6">
        <w:rPr>
          <w:rFonts w:ascii="Times New Roman" w:hAnsi="Times New Roman" w:cs="Times New Roman"/>
          <w:sz w:val="24"/>
          <w:szCs w:val="24"/>
        </w:rPr>
        <w:t xml:space="preserve"> from CSD</w:t>
      </w:r>
      <w:r w:rsidR="00D03375">
        <w:rPr>
          <w:rFonts w:ascii="Times New Roman" w:hAnsi="Times New Roman" w:cs="Times New Roman"/>
          <w:sz w:val="24"/>
          <w:szCs w:val="24"/>
        </w:rPr>
        <w:t>: Subset 1,</w:t>
      </w:r>
      <w:r w:rsidR="004D1B2A" w:rsidRPr="004917A6">
        <w:rPr>
          <w:rFonts w:ascii="Times New Roman" w:hAnsi="Times New Roman" w:cs="Times New Roman"/>
          <w:sz w:val="24"/>
          <w:szCs w:val="24"/>
        </w:rPr>
        <w:t xml:space="preserve"> </w:t>
      </w:r>
      <w:r w:rsidR="004C7A0B" w:rsidRPr="004917A6">
        <w:rPr>
          <w:rFonts w:ascii="Times New Roman" w:hAnsi="Times New Roman" w:cs="Times New Roman"/>
          <w:sz w:val="24"/>
          <w:szCs w:val="24"/>
        </w:rPr>
        <w:t>all Ln-containing complexes</w:t>
      </w:r>
      <w:r w:rsidR="001745BD" w:rsidRPr="004917A6">
        <w:rPr>
          <w:rFonts w:ascii="Times New Roman" w:hAnsi="Times New Roman" w:cs="Times New Roman"/>
          <w:sz w:val="24"/>
          <w:szCs w:val="24"/>
        </w:rPr>
        <w:t xml:space="preserve"> (</w:t>
      </w:r>
      <w:r w:rsidR="00BF1036" w:rsidRPr="00BF1036">
        <w:rPr>
          <w:rFonts w:ascii="Times New Roman" w:hAnsi="Times New Roman" w:cs="Times New Roman"/>
          <w:sz w:val="24"/>
          <w:szCs w:val="24"/>
        </w:rPr>
        <w:t xml:space="preserve">49472 </w:t>
      </w:r>
      <w:r w:rsidR="001745BD" w:rsidRPr="004917A6">
        <w:rPr>
          <w:rFonts w:ascii="Times New Roman" w:hAnsi="Times New Roman" w:cs="Times New Roman"/>
          <w:sz w:val="24"/>
          <w:szCs w:val="24"/>
        </w:rPr>
        <w:t>structures</w:t>
      </w:r>
      <w:r w:rsidR="00D03375">
        <w:rPr>
          <w:rFonts w:ascii="Times New Roman" w:hAnsi="Times New Roman" w:cs="Times New Roman"/>
          <w:sz w:val="24"/>
          <w:szCs w:val="24"/>
        </w:rPr>
        <w:t>)</w:t>
      </w:r>
      <w:r w:rsidR="00CD41CA" w:rsidRPr="004917A6">
        <w:rPr>
          <w:rFonts w:ascii="Times New Roman" w:hAnsi="Times New Roman" w:cs="Times New Roman"/>
          <w:sz w:val="24"/>
          <w:szCs w:val="24"/>
        </w:rPr>
        <w:t>;</w:t>
      </w:r>
      <w:r w:rsidR="004C7A0B" w:rsidRPr="004917A6">
        <w:rPr>
          <w:rFonts w:ascii="Times New Roman" w:hAnsi="Times New Roman" w:cs="Times New Roman"/>
          <w:sz w:val="24"/>
          <w:szCs w:val="24"/>
        </w:rPr>
        <w:t xml:space="preserve"> </w:t>
      </w:r>
      <w:r w:rsidR="00D03375">
        <w:rPr>
          <w:rFonts w:ascii="Times New Roman" w:hAnsi="Times New Roman" w:cs="Times New Roman"/>
          <w:sz w:val="24"/>
          <w:szCs w:val="24"/>
        </w:rPr>
        <w:t xml:space="preserve">Subset 2, </w:t>
      </w:r>
      <w:r w:rsidR="004C7A0B" w:rsidRPr="004917A6">
        <w:rPr>
          <w:rFonts w:ascii="Times New Roman" w:hAnsi="Times New Roman" w:cs="Times New Roman"/>
          <w:sz w:val="24"/>
          <w:szCs w:val="24"/>
        </w:rPr>
        <w:t>mononuclear Ln complexes</w:t>
      </w:r>
      <w:r w:rsidR="001745BD" w:rsidRPr="004917A6">
        <w:rPr>
          <w:rFonts w:ascii="Times New Roman" w:hAnsi="Times New Roman" w:cs="Times New Roman"/>
          <w:sz w:val="24"/>
          <w:szCs w:val="24"/>
        </w:rPr>
        <w:t xml:space="preserve"> (</w:t>
      </w:r>
      <w:r w:rsidR="00BF1036" w:rsidRPr="00BF1036">
        <w:rPr>
          <w:rFonts w:ascii="Times New Roman" w:hAnsi="Times New Roman" w:cs="Times New Roman"/>
          <w:sz w:val="24"/>
          <w:szCs w:val="24"/>
        </w:rPr>
        <w:t xml:space="preserve">27858 </w:t>
      </w:r>
      <w:r w:rsidR="001745BD" w:rsidRPr="004917A6">
        <w:rPr>
          <w:rFonts w:ascii="Times New Roman" w:hAnsi="Times New Roman" w:cs="Times New Roman"/>
          <w:sz w:val="24"/>
          <w:szCs w:val="24"/>
        </w:rPr>
        <w:t>structures)</w:t>
      </w:r>
      <w:r w:rsidR="004C7A0B" w:rsidRPr="004917A6">
        <w:rPr>
          <w:rFonts w:ascii="Times New Roman" w:hAnsi="Times New Roman" w:cs="Times New Roman"/>
          <w:sz w:val="24"/>
          <w:szCs w:val="24"/>
        </w:rPr>
        <w:t>;</w:t>
      </w:r>
      <w:r w:rsidR="004D1B2A" w:rsidRPr="004917A6">
        <w:rPr>
          <w:rFonts w:ascii="Times New Roman" w:hAnsi="Times New Roman" w:cs="Times New Roman"/>
          <w:sz w:val="24"/>
          <w:szCs w:val="24"/>
        </w:rPr>
        <w:t xml:space="preserve"> </w:t>
      </w:r>
      <w:r w:rsidR="00203728">
        <w:rPr>
          <w:rFonts w:ascii="Times New Roman" w:hAnsi="Times New Roman" w:cs="Times New Roman"/>
          <w:sz w:val="24"/>
          <w:szCs w:val="24"/>
        </w:rPr>
        <w:t xml:space="preserve">Subset </w:t>
      </w:r>
      <w:r w:rsidR="0025605B">
        <w:rPr>
          <w:rFonts w:ascii="Times New Roman" w:hAnsi="Times New Roman" w:cs="Times New Roman"/>
          <w:sz w:val="24"/>
          <w:szCs w:val="24"/>
        </w:rPr>
        <w:t>3</w:t>
      </w:r>
      <w:r w:rsidR="00203728">
        <w:rPr>
          <w:rFonts w:ascii="Times New Roman" w:hAnsi="Times New Roman" w:cs="Times New Roman"/>
          <w:sz w:val="24"/>
          <w:szCs w:val="24"/>
        </w:rPr>
        <w:t xml:space="preserve">, </w:t>
      </w:r>
      <w:r w:rsidR="00203728" w:rsidRPr="004917A6">
        <w:rPr>
          <w:rFonts w:ascii="Times New Roman" w:hAnsi="Times New Roman" w:cs="Times New Roman"/>
          <w:sz w:val="24"/>
          <w:szCs w:val="24"/>
        </w:rPr>
        <w:t xml:space="preserve">mononuclear Ln complexes </w:t>
      </w:r>
      <w:r w:rsidR="00203728">
        <w:rPr>
          <w:rFonts w:ascii="Times New Roman" w:hAnsi="Times New Roman" w:cs="Times New Roman"/>
          <w:sz w:val="24"/>
          <w:szCs w:val="24"/>
        </w:rPr>
        <w:t xml:space="preserve">without </w:t>
      </w:r>
      <w:r w:rsidR="00203728" w:rsidRPr="00203728">
        <w:rPr>
          <w:rFonts w:ascii="Times New Roman" w:hAnsi="Times New Roman" w:cs="Times New Roman"/>
          <w:sz w:val="24"/>
          <w:szCs w:val="24"/>
        </w:rPr>
        <w:t>cyclopentadienyl</w:t>
      </w:r>
      <w:r w:rsidR="008A3B36">
        <w:rPr>
          <w:rFonts w:ascii="Times New Roman" w:hAnsi="Times New Roman" w:cs="Times New Roman" w:hint="eastAsia"/>
          <w:sz w:val="24"/>
          <w:szCs w:val="24"/>
        </w:rPr>
        <w:t xml:space="preserve"> </w:t>
      </w:r>
      <w:r w:rsidR="002D3E13">
        <w:rPr>
          <w:rFonts w:ascii="Times New Roman" w:hAnsi="Times New Roman" w:cs="Times New Roman"/>
          <w:sz w:val="24"/>
          <w:szCs w:val="24"/>
        </w:rPr>
        <w:t xml:space="preserve">ligands </w:t>
      </w:r>
      <w:r w:rsidR="00203728">
        <w:rPr>
          <w:rFonts w:ascii="Times New Roman" w:hAnsi="Times New Roman" w:cs="Times New Roman"/>
          <w:sz w:val="24"/>
          <w:szCs w:val="24"/>
        </w:rPr>
        <w:t xml:space="preserve">(Cp) </w:t>
      </w:r>
      <w:r w:rsidR="00203728" w:rsidRPr="004917A6">
        <w:rPr>
          <w:rFonts w:ascii="Times New Roman" w:hAnsi="Times New Roman" w:cs="Times New Roman"/>
          <w:sz w:val="24"/>
          <w:szCs w:val="24"/>
        </w:rPr>
        <w:t>(</w:t>
      </w:r>
      <w:r w:rsidR="007C134B" w:rsidRPr="007C134B">
        <w:rPr>
          <w:rFonts w:ascii="Times New Roman" w:hAnsi="Times New Roman" w:cs="Times New Roman"/>
          <w:sz w:val="24"/>
          <w:szCs w:val="24"/>
        </w:rPr>
        <w:t>26156</w:t>
      </w:r>
      <w:r w:rsidR="007C134B">
        <w:rPr>
          <w:rFonts w:ascii="Times New Roman" w:hAnsi="Times New Roman" w:cs="Times New Roman"/>
          <w:sz w:val="24"/>
          <w:szCs w:val="24"/>
        </w:rPr>
        <w:t xml:space="preserve"> </w:t>
      </w:r>
      <w:r w:rsidR="00203728" w:rsidRPr="004917A6">
        <w:rPr>
          <w:rFonts w:ascii="Times New Roman" w:hAnsi="Times New Roman" w:cs="Times New Roman"/>
          <w:sz w:val="24"/>
          <w:szCs w:val="24"/>
        </w:rPr>
        <w:t>structures)</w:t>
      </w:r>
      <w:r w:rsidR="00203728">
        <w:rPr>
          <w:rFonts w:ascii="Times New Roman" w:hAnsi="Times New Roman" w:cs="Times New Roman"/>
          <w:sz w:val="24"/>
          <w:szCs w:val="24"/>
        </w:rPr>
        <w:t xml:space="preserve">; </w:t>
      </w:r>
      <w:r w:rsidR="00D03375">
        <w:rPr>
          <w:rFonts w:ascii="Times New Roman" w:hAnsi="Times New Roman" w:cs="Times New Roman"/>
          <w:sz w:val="24"/>
          <w:szCs w:val="24"/>
        </w:rPr>
        <w:t xml:space="preserve">Subset </w:t>
      </w:r>
      <w:r w:rsidR="007C134B">
        <w:rPr>
          <w:rFonts w:ascii="Times New Roman" w:hAnsi="Times New Roman" w:cs="Times New Roman"/>
          <w:sz w:val="24"/>
          <w:szCs w:val="24"/>
        </w:rPr>
        <w:t>4</w:t>
      </w:r>
      <w:r w:rsidR="00D03375">
        <w:rPr>
          <w:rFonts w:ascii="Times New Roman" w:hAnsi="Times New Roman" w:cs="Times New Roman"/>
          <w:sz w:val="24"/>
          <w:szCs w:val="24"/>
        </w:rPr>
        <w:t xml:space="preserve">, </w:t>
      </w:r>
      <w:r w:rsidR="004C7A0B" w:rsidRPr="004917A6">
        <w:rPr>
          <w:rFonts w:ascii="Times New Roman" w:hAnsi="Times New Roman" w:cs="Times New Roman"/>
          <w:sz w:val="24"/>
          <w:szCs w:val="24"/>
        </w:rPr>
        <w:t xml:space="preserve">Ln complexes with at least one </w:t>
      </w:r>
      <w:r w:rsidRPr="004917A6">
        <w:rPr>
          <w:rFonts w:ascii="Times New Roman" w:hAnsi="Times New Roman" w:cs="Times New Roman"/>
          <w:sz w:val="24"/>
          <w:szCs w:val="24"/>
        </w:rPr>
        <w:t>1,10-phenanthroline (</w:t>
      </w:r>
      <w:proofErr w:type="spellStart"/>
      <w:r w:rsidRPr="004917A6">
        <w:rPr>
          <w:rFonts w:ascii="Times New Roman" w:hAnsi="Times New Roman" w:cs="Times New Roman"/>
          <w:sz w:val="24"/>
          <w:szCs w:val="24"/>
        </w:rPr>
        <w:t>phen</w:t>
      </w:r>
      <w:proofErr w:type="spellEnd"/>
      <w:r w:rsidRPr="004917A6">
        <w:rPr>
          <w:rFonts w:ascii="Times New Roman" w:hAnsi="Times New Roman" w:cs="Times New Roman"/>
          <w:sz w:val="24"/>
          <w:szCs w:val="24"/>
        </w:rPr>
        <w:t>)</w:t>
      </w:r>
      <w:r w:rsidR="004C7A0B" w:rsidRPr="004917A6">
        <w:rPr>
          <w:rFonts w:ascii="Times New Roman" w:hAnsi="Times New Roman" w:cs="Times New Roman"/>
          <w:sz w:val="24"/>
          <w:szCs w:val="24"/>
        </w:rPr>
        <w:t xml:space="preserve"> or its derivative as a </w:t>
      </w:r>
      <w:r w:rsidR="004D1B2A" w:rsidRPr="004917A6">
        <w:rPr>
          <w:rFonts w:ascii="Times New Roman" w:hAnsi="Times New Roman" w:cs="Times New Roman"/>
          <w:sz w:val="24"/>
          <w:szCs w:val="24"/>
        </w:rPr>
        <w:t xml:space="preserve">coordinating </w:t>
      </w:r>
      <w:r w:rsidR="004C7A0B" w:rsidRPr="004917A6">
        <w:rPr>
          <w:rFonts w:ascii="Times New Roman" w:hAnsi="Times New Roman" w:cs="Times New Roman"/>
          <w:sz w:val="24"/>
          <w:szCs w:val="24"/>
        </w:rPr>
        <w:t>ligand</w:t>
      </w:r>
      <w:r w:rsidR="001745BD" w:rsidRPr="004917A6">
        <w:rPr>
          <w:rFonts w:ascii="Times New Roman" w:hAnsi="Times New Roman" w:cs="Times New Roman"/>
          <w:sz w:val="24"/>
          <w:szCs w:val="24"/>
        </w:rPr>
        <w:t xml:space="preserve"> (2226 structures)</w:t>
      </w:r>
      <w:r w:rsidR="004C7A0B" w:rsidRPr="004917A6">
        <w:rPr>
          <w:rFonts w:ascii="Times New Roman" w:hAnsi="Times New Roman" w:cs="Times New Roman"/>
          <w:sz w:val="24"/>
          <w:szCs w:val="24"/>
        </w:rPr>
        <w:t>.</w:t>
      </w:r>
      <w:r w:rsidR="0011234C" w:rsidRPr="004917A6">
        <w:rPr>
          <w:rFonts w:ascii="Times New Roman" w:hAnsi="Times New Roman" w:cs="Times New Roman"/>
          <w:sz w:val="24"/>
          <w:szCs w:val="24"/>
        </w:rPr>
        <w:t xml:space="preserve"> The</w:t>
      </w:r>
      <w:r w:rsidR="0011234C" w:rsidRPr="008C2865">
        <w:rPr>
          <w:rFonts w:ascii="Times New Roman" w:hAnsi="Times New Roman" w:cs="Times New Roman"/>
          <w:sz w:val="24"/>
          <w:szCs w:val="24"/>
        </w:rPr>
        <w:t xml:space="preserve"> subsequent analysis of </w:t>
      </w:r>
      <w:r w:rsidR="002D3E13" w:rsidRPr="008C2865">
        <w:rPr>
          <w:rFonts w:ascii="Times New Roman" w:hAnsi="Times New Roman" w:cs="Times New Roman"/>
          <w:sz w:val="24"/>
          <w:szCs w:val="24"/>
        </w:rPr>
        <w:t xml:space="preserve">lanthanide complexes </w:t>
      </w:r>
      <w:r w:rsidR="002D3E13">
        <w:rPr>
          <w:rFonts w:ascii="Times New Roman" w:hAnsi="Times New Roman" w:cs="Times New Roman"/>
          <w:sz w:val="24"/>
          <w:szCs w:val="24"/>
        </w:rPr>
        <w:t xml:space="preserve">in </w:t>
      </w:r>
      <w:r w:rsidR="0011234C" w:rsidRPr="008C2865">
        <w:rPr>
          <w:rFonts w:ascii="Times New Roman" w:hAnsi="Times New Roman" w:cs="Times New Roman"/>
          <w:sz w:val="24"/>
          <w:szCs w:val="24"/>
        </w:rPr>
        <w:t>these subsets examin</w:t>
      </w:r>
      <w:r w:rsidR="00D03375">
        <w:rPr>
          <w:rFonts w:ascii="Times New Roman" w:hAnsi="Times New Roman" w:cs="Times New Roman"/>
          <w:sz w:val="24"/>
          <w:szCs w:val="24"/>
        </w:rPr>
        <w:t>es the</w:t>
      </w:r>
      <w:r w:rsidR="0011234C" w:rsidRPr="008C2865">
        <w:rPr>
          <w:rFonts w:ascii="Times New Roman" w:hAnsi="Times New Roman" w:cs="Times New Roman"/>
          <w:sz w:val="24"/>
          <w:szCs w:val="24"/>
        </w:rPr>
        <w:t xml:space="preserve"> trends in coordination numbers and first shell distances </w:t>
      </w:r>
      <w:r w:rsidR="00D03375">
        <w:rPr>
          <w:rFonts w:ascii="Times New Roman" w:hAnsi="Times New Roman" w:cs="Times New Roman"/>
          <w:sz w:val="24"/>
          <w:szCs w:val="24"/>
        </w:rPr>
        <w:t>as well as</w:t>
      </w:r>
      <w:r w:rsidR="00793174" w:rsidRPr="008C2865">
        <w:rPr>
          <w:rFonts w:ascii="Times New Roman" w:hAnsi="Times New Roman" w:cs="Times New Roman"/>
          <w:sz w:val="24"/>
          <w:szCs w:val="24"/>
        </w:rPr>
        <w:t xml:space="preserve"> </w:t>
      </w:r>
      <w:r w:rsidR="0011234C" w:rsidRPr="008C2865">
        <w:rPr>
          <w:rFonts w:ascii="Times New Roman" w:hAnsi="Times New Roman" w:cs="Times New Roman"/>
          <w:sz w:val="24"/>
          <w:szCs w:val="24"/>
        </w:rPr>
        <w:t>identif</w:t>
      </w:r>
      <w:r w:rsidR="00D03375">
        <w:rPr>
          <w:rFonts w:ascii="Times New Roman" w:hAnsi="Times New Roman" w:cs="Times New Roman"/>
          <w:sz w:val="24"/>
          <w:szCs w:val="24"/>
        </w:rPr>
        <w:t>ies</w:t>
      </w:r>
      <w:r w:rsidR="0011234C" w:rsidRPr="008C2865">
        <w:rPr>
          <w:rFonts w:ascii="Times New Roman" w:hAnsi="Times New Roman" w:cs="Times New Roman"/>
          <w:sz w:val="24"/>
          <w:szCs w:val="24"/>
        </w:rPr>
        <w:t xml:space="preserve"> and characteriz</w:t>
      </w:r>
      <w:r w:rsidR="00D03375">
        <w:rPr>
          <w:rFonts w:ascii="Times New Roman" w:hAnsi="Times New Roman" w:cs="Times New Roman"/>
          <w:sz w:val="24"/>
          <w:szCs w:val="24"/>
        </w:rPr>
        <w:t>es</w:t>
      </w:r>
      <w:r w:rsidR="0011234C" w:rsidRPr="008C2865">
        <w:rPr>
          <w:rFonts w:ascii="Times New Roman" w:hAnsi="Times New Roman" w:cs="Times New Roman"/>
          <w:sz w:val="24"/>
          <w:szCs w:val="24"/>
        </w:rPr>
        <w:t xml:space="preserve"> th</w:t>
      </w:r>
      <w:r w:rsidR="002D3E13">
        <w:rPr>
          <w:rFonts w:ascii="Times New Roman" w:hAnsi="Times New Roman" w:cs="Times New Roman"/>
          <w:sz w:val="24"/>
          <w:szCs w:val="24"/>
        </w:rPr>
        <w:t xml:space="preserve">e </w:t>
      </w:r>
      <w:r w:rsidR="0011234C" w:rsidRPr="008C2865">
        <w:rPr>
          <w:rFonts w:ascii="Times New Roman" w:hAnsi="Times New Roman" w:cs="Times New Roman"/>
          <w:sz w:val="24"/>
          <w:szCs w:val="24"/>
        </w:rPr>
        <w:t>ligands</w:t>
      </w:r>
      <w:r w:rsidRPr="008C2865">
        <w:rPr>
          <w:rFonts w:ascii="Times New Roman" w:hAnsi="Times New Roman" w:cs="Times New Roman"/>
          <w:sz w:val="24"/>
          <w:szCs w:val="24"/>
        </w:rPr>
        <w:t xml:space="preserve"> and donor groups</w:t>
      </w:r>
      <w:r w:rsidR="0011234C" w:rsidRPr="008C2865">
        <w:rPr>
          <w:rFonts w:ascii="Times New Roman" w:hAnsi="Times New Roman" w:cs="Times New Roman"/>
          <w:sz w:val="24"/>
          <w:szCs w:val="24"/>
        </w:rPr>
        <w:t>.</w:t>
      </w:r>
      <w:r w:rsidR="00B13BC6" w:rsidRPr="008C2865">
        <w:rPr>
          <w:rFonts w:ascii="Times New Roman" w:hAnsi="Times New Roman" w:cs="Times New Roman"/>
          <w:sz w:val="24"/>
          <w:szCs w:val="24"/>
        </w:rPr>
        <w:t xml:space="preserve"> </w:t>
      </w:r>
      <w:r w:rsidR="00793174" w:rsidRPr="008C2865">
        <w:rPr>
          <w:rFonts w:ascii="Times New Roman" w:hAnsi="Times New Roman" w:cs="Times New Roman"/>
          <w:sz w:val="24"/>
          <w:szCs w:val="24"/>
        </w:rPr>
        <w:t>In addition, example</w:t>
      </w:r>
      <w:r w:rsidR="004C7A0B" w:rsidRPr="008C2865">
        <w:rPr>
          <w:rFonts w:ascii="Times New Roman" w:hAnsi="Times New Roman" w:cs="Times New Roman"/>
          <w:sz w:val="24"/>
          <w:szCs w:val="24"/>
        </w:rPr>
        <w:t>s</w:t>
      </w:r>
      <w:r w:rsidR="00793174" w:rsidRPr="008C2865">
        <w:rPr>
          <w:rFonts w:ascii="Times New Roman" w:hAnsi="Times New Roman" w:cs="Times New Roman"/>
          <w:sz w:val="24"/>
          <w:szCs w:val="24"/>
        </w:rPr>
        <w:t xml:space="preserve"> of </w:t>
      </w:r>
      <w:r w:rsidR="00D03375">
        <w:rPr>
          <w:rFonts w:ascii="Times New Roman" w:hAnsi="Times New Roman" w:cs="Times New Roman"/>
          <w:sz w:val="24"/>
          <w:szCs w:val="24"/>
        </w:rPr>
        <w:t xml:space="preserve">Ln-complexes with </w:t>
      </w:r>
      <w:r w:rsidR="00837EFA" w:rsidRPr="008C2865">
        <w:rPr>
          <w:rFonts w:ascii="Times New Roman" w:hAnsi="Times New Roman" w:cs="Times New Roman"/>
          <w:sz w:val="24"/>
          <w:szCs w:val="24"/>
        </w:rPr>
        <w:t>commercial</w:t>
      </w:r>
      <w:r w:rsidR="004D1B2A" w:rsidRPr="008C2865">
        <w:rPr>
          <w:rFonts w:ascii="Times New Roman" w:hAnsi="Times New Roman" w:cs="Times New Roman"/>
          <w:sz w:val="24"/>
          <w:szCs w:val="24"/>
        </w:rPr>
        <w:t>ly available</w:t>
      </w:r>
      <w:r w:rsidR="00837EFA" w:rsidRPr="008C2865">
        <w:rPr>
          <w:rFonts w:ascii="Times New Roman" w:hAnsi="Times New Roman" w:cs="Times New Roman"/>
          <w:sz w:val="24"/>
          <w:szCs w:val="24"/>
        </w:rPr>
        <w:t xml:space="preserve"> </w:t>
      </w:r>
      <w:proofErr w:type="spellStart"/>
      <w:r w:rsidR="005D7C83" w:rsidRPr="008C2865">
        <w:rPr>
          <w:rFonts w:ascii="Times New Roman" w:hAnsi="Times New Roman" w:cs="Times New Roman"/>
          <w:sz w:val="24"/>
          <w:szCs w:val="24"/>
        </w:rPr>
        <w:t>complexants</w:t>
      </w:r>
      <w:proofErr w:type="spellEnd"/>
      <w:r w:rsidR="005D7C83" w:rsidRPr="008C2865">
        <w:rPr>
          <w:rFonts w:ascii="Times New Roman" w:hAnsi="Times New Roman" w:cs="Times New Roman"/>
          <w:sz w:val="24"/>
          <w:szCs w:val="24"/>
        </w:rPr>
        <w:t xml:space="preserve"> </w:t>
      </w:r>
      <w:r w:rsidR="004C7A0B" w:rsidRPr="008C2865">
        <w:rPr>
          <w:rFonts w:ascii="Times New Roman" w:hAnsi="Times New Roman" w:cs="Times New Roman"/>
          <w:sz w:val="24"/>
          <w:szCs w:val="24"/>
        </w:rPr>
        <w:t xml:space="preserve">and </w:t>
      </w:r>
      <w:proofErr w:type="spellStart"/>
      <w:r w:rsidR="004C7A0B" w:rsidRPr="008C2865">
        <w:rPr>
          <w:rFonts w:ascii="Times New Roman" w:hAnsi="Times New Roman" w:cs="Times New Roman"/>
          <w:sz w:val="24"/>
          <w:szCs w:val="24"/>
        </w:rPr>
        <w:t>phen</w:t>
      </w:r>
      <w:proofErr w:type="spellEnd"/>
      <w:r w:rsidR="004C7A0B" w:rsidRPr="008C2865">
        <w:rPr>
          <w:rFonts w:ascii="Times New Roman" w:hAnsi="Times New Roman" w:cs="Times New Roman"/>
          <w:sz w:val="24"/>
          <w:szCs w:val="24"/>
        </w:rPr>
        <w:t xml:space="preserve">-based ligands </w:t>
      </w:r>
      <w:r w:rsidR="004D1B2A" w:rsidRPr="008C2865">
        <w:rPr>
          <w:rFonts w:ascii="Times New Roman" w:hAnsi="Times New Roman" w:cs="Times New Roman"/>
          <w:sz w:val="24"/>
          <w:szCs w:val="24"/>
        </w:rPr>
        <w:t>are</w:t>
      </w:r>
      <w:r w:rsidR="00793174" w:rsidRPr="008C2865">
        <w:rPr>
          <w:rFonts w:ascii="Times New Roman" w:hAnsi="Times New Roman" w:cs="Times New Roman"/>
          <w:sz w:val="24"/>
          <w:szCs w:val="24"/>
        </w:rPr>
        <w:t xml:space="preserve"> </w:t>
      </w:r>
      <w:r w:rsidR="00D03375">
        <w:rPr>
          <w:rFonts w:ascii="Times New Roman" w:hAnsi="Times New Roman" w:cs="Times New Roman"/>
          <w:sz w:val="24"/>
          <w:szCs w:val="24"/>
        </w:rPr>
        <w:t>interrogated</w:t>
      </w:r>
      <w:r w:rsidR="00793174" w:rsidRPr="008C2865">
        <w:rPr>
          <w:rFonts w:ascii="Times New Roman" w:hAnsi="Times New Roman" w:cs="Times New Roman"/>
          <w:sz w:val="24"/>
          <w:szCs w:val="24"/>
        </w:rPr>
        <w:t xml:space="preserve"> in detail.</w:t>
      </w:r>
      <w:r w:rsidR="00837EFA" w:rsidRPr="008C2865">
        <w:rPr>
          <w:rFonts w:ascii="Times New Roman" w:hAnsi="Times New Roman" w:cs="Times New Roman"/>
          <w:sz w:val="24"/>
          <w:szCs w:val="24"/>
        </w:rPr>
        <w:t xml:space="preserve"> </w:t>
      </w:r>
      <w:r w:rsidR="0011234C" w:rsidRPr="008C2865">
        <w:rPr>
          <w:rFonts w:ascii="Times New Roman" w:hAnsi="Times New Roman" w:cs="Times New Roman"/>
          <w:sz w:val="24"/>
          <w:szCs w:val="24"/>
        </w:rPr>
        <w:t xml:space="preserve">This systematic investigation lays </w:t>
      </w:r>
      <w:r w:rsidR="001745BD" w:rsidRPr="008C2865">
        <w:rPr>
          <w:rFonts w:ascii="Times New Roman" w:hAnsi="Times New Roman" w:cs="Times New Roman"/>
          <w:sz w:val="24"/>
          <w:szCs w:val="24"/>
        </w:rPr>
        <w:t>the</w:t>
      </w:r>
      <w:r w:rsidR="0011234C" w:rsidRPr="008C2865">
        <w:rPr>
          <w:rFonts w:ascii="Times New Roman" w:hAnsi="Times New Roman" w:cs="Times New Roman"/>
          <w:sz w:val="24"/>
          <w:szCs w:val="24"/>
        </w:rPr>
        <w:t xml:space="preserve"> groundwork for future</w:t>
      </w:r>
      <w:r w:rsidR="001745BD" w:rsidRPr="008C2865">
        <w:rPr>
          <w:rFonts w:ascii="Times New Roman" w:hAnsi="Times New Roman" w:cs="Times New Roman"/>
          <w:sz w:val="24"/>
          <w:szCs w:val="24"/>
        </w:rPr>
        <w:t xml:space="preserve"> data-driven </w:t>
      </w:r>
      <w:r w:rsidR="00AA454D" w:rsidRPr="008C2865">
        <w:rPr>
          <w:rFonts w:ascii="Times New Roman" w:hAnsi="Times New Roman" w:cs="Times New Roman"/>
          <w:sz w:val="24"/>
          <w:szCs w:val="24"/>
        </w:rPr>
        <w:t>ligand</w:t>
      </w:r>
      <w:r w:rsidR="0011234C" w:rsidRPr="008C2865">
        <w:rPr>
          <w:rFonts w:ascii="Times New Roman" w:hAnsi="Times New Roman" w:cs="Times New Roman"/>
          <w:sz w:val="24"/>
          <w:szCs w:val="24"/>
        </w:rPr>
        <w:t xml:space="preserve"> design</w:t>
      </w:r>
      <w:r w:rsidR="001745BD" w:rsidRPr="008C2865">
        <w:rPr>
          <w:rFonts w:ascii="Times New Roman" w:hAnsi="Times New Roman" w:cs="Times New Roman"/>
          <w:sz w:val="24"/>
          <w:szCs w:val="24"/>
        </w:rPr>
        <w:t>s</w:t>
      </w:r>
      <w:r w:rsidR="0011234C" w:rsidRPr="008C2865">
        <w:rPr>
          <w:rFonts w:ascii="Times New Roman" w:hAnsi="Times New Roman" w:cs="Times New Roman"/>
          <w:sz w:val="24"/>
          <w:szCs w:val="24"/>
        </w:rPr>
        <w:t xml:space="preserve"> </w:t>
      </w:r>
      <w:r w:rsidR="001745BD" w:rsidRPr="008C2865">
        <w:rPr>
          <w:rFonts w:ascii="Times New Roman" w:hAnsi="Times New Roman" w:cs="Times New Roman"/>
          <w:sz w:val="24"/>
          <w:szCs w:val="24"/>
        </w:rPr>
        <w:t>for REE separations based on</w:t>
      </w:r>
      <w:r w:rsidR="0011234C" w:rsidRPr="008C2865">
        <w:rPr>
          <w:rFonts w:ascii="Times New Roman" w:hAnsi="Times New Roman" w:cs="Times New Roman"/>
          <w:sz w:val="24"/>
          <w:szCs w:val="24"/>
        </w:rPr>
        <w:t xml:space="preserve"> </w:t>
      </w:r>
      <w:r w:rsidR="001745BD" w:rsidRPr="008C2865">
        <w:rPr>
          <w:rFonts w:ascii="Times New Roman" w:hAnsi="Times New Roman" w:cs="Times New Roman"/>
          <w:sz w:val="24"/>
          <w:szCs w:val="24"/>
        </w:rPr>
        <w:t xml:space="preserve">the structural insights into the </w:t>
      </w:r>
      <w:r w:rsidR="0011234C" w:rsidRPr="008C2865">
        <w:rPr>
          <w:rFonts w:ascii="Times New Roman" w:hAnsi="Times New Roman" w:cs="Times New Roman"/>
          <w:sz w:val="24"/>
          <w:szCs w:val="24"/>
        </w:rPr>
        <w:t>lanthanide coordination chemistry.</w:t>
      </w:r>
    </w:p>
    <w:p w14:paraId="03D83F95" w14:textId="77777777" w:rsidR="00793174" w:rsidRDefault="00793174" w:rsidP="008C2865">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32ABC2C" w14:textId="25AD490D" w:rsidR="005543ED" w:rsidRPr="00DB7468" w:rsidRDefault="00400DC0" w:rsidP="008C2865">
      <w:pPr>
        <w:spacing w:line="360" w:lineRule="auto"/>
        <w:jc w:val="both"/>
        <w:rPr>
          <w:rFonts w:ascii="Times New Roman" w:hAnsi="Times New Roman" w:cs="Times New Roman"/>
          <w:b/>
          <w:bCs/>
          <w:sz w:val="24"/>
          <w:szCs w:val="24"/>
        </w:rPr>
      </w:pPr>
      <w:r w:rsidRPr="00400DC0">
        <w:rPr>
          <w:rFonts w:ascii="Times New Roman" w:hAnsi="Times New Roman" w:cs="Times New Roman"/>
          <w:b/>
          <w:bCs/>
          <w:sz w:val="24"/>
          <w:szCs w:val="24"/>
        </w:rPr>
        <w:lastRenderedPageBreak/>
        <w:t>Introduction</w:t>
      </w:r>
    </w:p>
    <w:p w14:paraId="11D42BEA" w14:textId="72AE6D8F" w:rsidR="000E54CB" w:rsidRPr="00DB7468" w:rsidRDefault="00270826" w:rsidP="008C2865">
      <w:pPr>
        <w:spacing w:line="360" w:lineRule="auto"/>
        <w:jc w:val="both"/>
        <w:rPr>
          <w:rFonts w:ascii="Times New Roman" w:hAnsi="Times New Roman" w:cs="Times New Roman"/>
          <w:sz w:val="24"/>
          <w:szCs w:val="24"/>
        </w:rPr>
      </w:pPr>
      <w:r w:rsidRPr="00DB7468">
        <w:rPr>
          <w:rFonts w:ascii="Times New Roman" w:hAnsi="Times New Roman" w:cs="Times New Roman"/>
          <w:sz w:val="24"/>
          <w:szCs w:val="24"/>
        </w:rPr>
        <w:t>Rare earth elements (REE</w:t>
      </w:r>
      <w:r w:rsidR="00B97567">
        <w:rPr>
          <w:rFonts w:ascii="Times New Roman" w:hAnsi="Times New Roman" w:cs="Times New Roman"/>
          <w:sz w:val="24"/>
          <w:szCs w:val="24"/>
        </w:rPr>
        <w:t>s</w:t>
      </w:r>
      <w:r w:rsidRPr="00DB7468">
        <w:rPr>
          <w:rFonts w:ascii="Times New Roman" w:hAnsi="Times New Roman" w:cs="Times New Roman"/>
          <w:sz w:val="24"/>
          <w:szCs w:val="24"/>
        </w:rPr>
        <w:t xml:space="preserve">), encompassing lanthanides, yttrium, and scandium, find extensive utility in numerous technological applications, including </w:t>
      </w:r>
      <w:r w:rsidR="0002594E">
        <w:rPr>
          <w:rFonts w:ascii="Times New Roman" w:hAnsi="Times New Roman" w:cs="Times New Roman"/>
          <w:sz w:val="24"/>
          <w:szCs w:val="24"/>
        </w:rPr>
        <w:t xml:space="preserve">magnets, superconductors, </w:t>
      </w:r>
      <w:r w:rsidRPr="00DB7468">
        <w:rPr>
          <w:rFonts w:ascii="Times New Roman" w:hAnsi="Times New Roman" w:cs="Times New Roman"/>
          <w:sz w:val="24"/>
          <w:szCs w:val="24"/>
        </w:rPr>
        <w:t xml:space="preserve">batteries, display devices, </w:t>
      </w:r>
      <w:r w:rsidR="00D140C5" w:rsidRPr="00DB7468">
        <w:rPr>
          <w:rFonts w:ascii="Times New Roman" w:hAnsi="Times New Roman" w:cs="Times New Roman"/>
          <w:sz w:val="24"/>
          <w:szCs w:val="24"/>
        </w:rPr>
        <w:t xml:space="preserve">fluorescent materials, </w:t>
      </w:r>
      <w:r w:rsidRPr="00DB7468">
        <w:rPr>
          <w:rFonts w:ascii="Times New Roman" w:hAnsi="Times New Roman" w:cs="Times New Roman"/>
          <w:sz w:val="24"/>
          <w:szCs w:val="24"/>
        </w:rPr>
        <w:t>and catalytic converters.</w:t>
      </w:r>
      <w:r w:rsidR="00464358" w:rsidRPr="00DB7468">
        <w:rPr>
          <w:rFonts w:ascii="Times New Roman" w:hAnsi="Times New Roman" w:cs="Times New Roman"/>
          <w:sz w:val="24"/>
          <w:szCs w:val="24"/>
        </w:rPr>
        <w:t xml:space="preserve"> Although </w:t>
      </w:r>
      <w:r w:rsidR="00B97567">
        <w:rPr>
          <w:rFonts w:ascii="Times New Roman" w:hAnsi="Times New Roman" w:cs="Times New Roman"/>
          <w:sz w:val="24"/>
          <w:szCs w:val="24"/>
        </w:rPr>
        <w:t>they are relatively abundant</w:t>
      </w:r>
      <w:r w:rsidR="00464358" w:rsidRPr="00DB7468">
        <w:rPr>
          <w:rFonts w:ascii="Times New Roman" w:hAnsi="Times New Roman" w:cs="Times New Roman"/>
          <w:sz w:val="24"/>
          <w:szCs w:val="24"/>
        </w:rPr>
        <w:t xml:space="preserve"> in Earth’s crust, REE</w:t>
      </w:r>
      <w:r w:rsidR="00B97567">
        <w:rPr>
          <w:rFonts w:ascii="Times New Roman" w:hAnsi="Times New Roman" w:cs="Times New Roman"/>
          <w:sz w:val="24"/>
          <w:szCs w:val="24"/>
        </w:rPr>
        <w:t xml:space="preserve">s are </w:t>
      </w:r>
      <w:r w:rsidR="00B97567" w:rsidRPr="00B97567">
        <w:rPr>
          <w:rFonts w:ascii="Times New Roman" w:hAnsi="Times New Roman" w:cs="Times New Roman"/>
          <w:sz w:val="24"/>
          <w:szCs w:val="24"/>
        </w:rPr>
        <w:t>rarely found in concentrated and economically exploitable forms</w:t>
      </w:r>
      <w:r w:rsidR="00464358" w:rsidRPr="00DB7468">
        <w:rPr>
          <w:rFonts w:ascii="Times New Roman" w:hAnsi="Times New Roman" w:cs="Times New Roman"/>
          <w:sz w:val="24"/>
          <w:szCs w:val="24"/>
        </w:rPr>
        <w:t xml:space="preserve"> in nature</w:t>
      </w:r>
      <w:r w:rsidR="0002594E">
        <w:rPr>
          <w:rFonts w:ascii="Times New Roman" w:hAnsi="Times New Roman" w:cs="Times New Roman"/>
          <w:sz w:val="24"/>
          <w:szCs w:val="24"/>
        </w:rPr>
        <w:t>; they also</w:t>
      </w:r>
      <w:r w:rsidR="00B97567">
        <w:rPr>
          <w:rFonts w:ascii="Times New Roman" w:hAnsi="Times New Roman" w:cs="Times New Roman"/>
          <w:sz w:val="24"/>
          <w:szCs w:val="24"/>
        </w:rPr>
        <w:t xml:space="preserve"> have similar chemical properties, making their separations </w:t>
      </w:r>
      <w:r w:rsidR="00DC1C69">
        <w:rPr>
          <w:rFonts w:ascii="Times New Roman" w:hAnsi="Times New Roman" w:cs="Times New Roman"/>
          <w:sz w:val="24"/>
          <w:szCs w:val="24"/>
        </w:rPr>
        <w:t xml:space="preserve">difficult but </w:t>
      </w:r>
      <w:r w:rsidR="00B97567">
        <w:rPr>
          <w:rFonts w:ascii="Times New Roman" w:hAnsi="Times New Roman" w:cs="Times New Roman"/>
          <w:sz w:val="24"/>
          <w:szCs w:val="24"/>
        </w:rPr>
        <w:t>necessary</w:t>
      </w:r>
      <w:r w:rsidR="006A2422" w:rsidRPr="00DB7468">
        <w:rPr>
          <w:rFonts w:ascii="Times New Roman" w:hAnsi="Times New Roman" w:cs="Times New Roman"/>
          <w:sz w:val="24"/>
          <w:szCs w:val="24"/>
        </w:rPr>
        <w:t>.</w:t>
      </w:r>
      <w:r w:rsidR="00C17335">
        <w:rPr>
          <w:rFonts w:ascii="Times New Roman" w:hAnsi="Times New Roman" w:cs="Times New Roman"/>
          <w:sz w:val="24"/>
          <w:szCs w:val="24"/>
        </w:rPr>
        <w:t xml:space="preserve"> </w:t>
      </w:r>
      <w:r w:rsidR="009B4F1D" w:rsidRPr="00DB7468">
        <w:rPr>
          <w:rFonts w:ascii="Times New Roman" w:hAnsi="Times New Roman" w:cs="Times New Roman"/>
          <w:sz w:val="24"/>
          <w:szCs w:val="24"/>
        </w:rPr>
        <w:t xml:space="preserve">The </w:t>
      </w:r>
      <w:proofErr w:type="gramStart"/>
      <w:r w:rsidR="009B4F1D" w:rsidRPr="00DB7468">
        <w:rPr>
          <w:rFonts w:ascii="Times New Roman" w:hAnsi="Times New Roman" w:cs="Times New Roman"/>
          <w:sz w:val="24"/>
          <w:szCs w:val="24"/>
        </w:rPr>
        <w:t>most commonly used</w:t>
      </w:r>
      <w:proofErr w:type="gramEnd"/>
      <w:r w:rsidR="009B4F1D" w:rsidRPr="00DB7468">
        <w:rPr>
          <w:rFonts w:ascii="Times New Roman" w:hAnsi="Times New Roman" w:cs="Times New Roman"/>
          <w:sz w:val="24"/>
          <w:szCs w:val="24"/>
        </w:rPr>
        <w:t xml:space="preserve"> </w:t>
      </w:r>
      <w:r w:rsidR="00177F64">
        <w:rPr>
          <w:rFonts w:ascii="Times New Roman" w:hAnsi="Times New Roman" w:cs="Times New Roman"/>
          <w:sz w:val="24"/>
          <w:szCs w:val="24"/>
        </w:rPr>
        <w:t>process for REE separations</w:t>
      </w:r>
      <w:r w:rsidR="009B4F1D" w:rsidRPr="00DB7468">
        <w:rPr>
          <w:rFonts w:ascii="Times New Roman" w:hAnsi="Times New Roman" w:cs="Times New Roman"/>
          <w:sz w:val="24"/>
          <w:szCs w:val="24"/>
        </w:rPr>
        <w:t xml:space="preserve"> is solvent extraction</w:t>
      </w:r>
      <w:r w:rsidR="001C6C1B">
        <w:rPr>
          <w:rFonts w:ascii="Times New Roman" w:hAnsi="Times New Roman" w:cs="Times New Roman"/>
          <w:sz w:val="24"/>
          <w:szCs w:val="24"/>
        </w:rPr>
        <w:t>,</w:t>
      </w:r>
      <w:r w:rsidR="00F73AAE" w:rsidRPr="00DB7468">
        <w:rPr>
          <w:rFonts w:ascii="Times New Roman" w:hAnsi="Times New Roman" w:cs="Times New Roman"/>
          <w:sz w:val="24"/>
          <w:szCs w:val="24"/>
        </w:rPr>
        <w:t xml:space="preserve"> </w:t>
      </w:r>
      <w:r w:rsidR="001C6C1B">
        <w:rPr>
          <w:rFonts w:ascii="Times New Roman" w:hAnsi="Times New Roman" w:cs="Times New Roman"/>
          <w:sz w:val="24"/>
          <w:szCs w:val="24"/>
        </w:rPr>
        <w:t xml:space="preserve">which has been commercially practiced </w:t>
      </w:r>
      <w:proofErr w:type="gramStart"/>
      <w:r w:rsidR="001C6C1B">
        <w:rPr>
          <w:rFonts w:ascii="Times New Roman" w:hAnsi="Times New Roman" w:cs="Times New Roman"/>
          <w:sz w:val="24"/>
          <w:szCs w:val="24"/>
        </w:rPr>
        <w:t>in large</w:t>
      </w:r>
      <w:proofErr w:type="gramEnd"/>
      <w:r w:rsidR="001C6C1B">
        <w:rPr>
          <w:rFonts w:ascii="Times New Roman" w:hAnsi="Times New Roman" w:cs="Times New Roman"/>
          <w:sz w:val="24"/>
          <w:szCs w:val="24"/>
        </w:rPr>
        <w:t xml:space="preserve"> scale since 1960s.</w:t>
      </w:r>
      <w:r w:rsidR="005D7C83">
        <w:rPr>
          <w:rFonts w:ascii="Times New Roman" w:hAnsi="Times New Roman" w:cs="Times New Roman"/>
          <w:sz w:val="24"/>
          <w:szCs w:val="24"/>
        </w:rPr>
        <w:t xml:space="preserve"> Prior to this, </w:t>
      </w:r>
      <w:r w:rsidR="005D7C83" w:rsidRPr="005D7C83">
        <w:rPr>
          <w:rFonts w:ascii="Times New Roman" w:hAnsi="Times New Roman" w:cs="Times New Roman"/>
          <w:sz w:val="24"/>
          <w:szCs w:val="24"/>
        </w:rPr>
        <w:t>methods such as fractional crystallization and chromatographic separation were utilized to separate individual lanthanides.</w:t>
      </w:r>
      <w:r w:rsidR="001C6C1B">
        <w:rPr>
          <w:rFonts w:ascii="Times New Roman" w:hAnsi="Times New Roman" w:cs="Times New Roman"/>
          <w:sz w:val="24"/>
          <w:szCs w:val="24"/>
        </w:rPr>
        <w:t xml:space="preserve"> </w:t>
      </w:r>
      <w:r w:rsidR="00177F64">
        <w:rPr>
          <w:rFonts w:ascii="Times New Roman" w:hAnsi="Times New Roman" w:cs="Times New Roman"/>
          <w:sz w:val="24"/>
          <w:szCs w:val="24"/>
        </w:rPr>
        <w:t xml:space="preserve">During the </w:t>
      </w:r>
      <w:r w:rsidR="006618B8" w:rsidRPr="00DB7468">
        <w:rPr>
          <w:rFonts w:ascii="Times New Roman" w:hAnsi="Times New Roman" w:cs="Times New Roman"/>
          <w:sz w:val="24"/>
          <w:szCs w:val="24"/>
        </w:rPr>
        <w:t>solvent extraction</w:t>
      </w:r>
      <w:r w:rsidR="006618B8">
        <w:rPr>
          <w:rFonts w:ascii="Times New Roman" w:hAnsi="Times New Roman" w:cs="Times New Roman"/>
          <w:sz w:val="24"/>
          <w:szCs w:val="24"/>
        </w:rPr>
        <w:t xml:space="preserve"> </w:t>
      </w:r>
      <w:r w:rsidR="00177F64">
        <w:rPr>
          <w:rFonts w:ascii="Times New Roman" w:hAnsi="Times New Roman" w:cs="Times New Roman"/>
          <w:sz w:val="24"/>
          <w:szCs w:val="24"/>
        </w:rPr>
        <w:t>process, an organic extractant or ligand forms complexes with the REE ions</w:t>
      </w:r>
      <w:r w:rsidR="006D35CA">
        <w:rPr>
          <w:rFonts w:ascii="Times New Roman" w:hAnsi="Times New Roman" w:cs="Times New Roman"/>
          <w:sz w:val="24"/>
          <w:szCs w:val="24"/>
        </w:rPr>
        <w:t>; t</w:t>
      </w:r>
      <w:r w:rsidR="006D35CA" w:rsidRPr="006D35CA">
        <w:rPr>
          <w:rFonts w:ascii="Times New Roman" w:hAnsi="Times New Roman" w:cs="Times New Roman"/>
          <w:sz w:val="24"/>
          <w:szCs w:val="24"/>
        </w:rPr>
        <w:t>he selective transfer of ions from the aqueous phase to the non-aqueous phase is determined by the stability of the formed complex</w:t>
      </w:r>
      <w:r w:rsidR="00177F64">
        <w:rPr>
          <w:rFonts w:ascii="Times New Roman" w:hAnsi="Times New Roman" w:cs="Times New Roman"/>
          <w:sz w:val="24"/>
          <w:szCs w:val="24"/>
        </w:rPr>
        <w:t>.</w:t>
      </w:r>
    </w:p>
    <w:p w14:paraId="53D9EEE1" w14:textId="2EE9118D" w:rsidR="00793174" w:rsidRDefault="00793174" w:rsidP="008C28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critical materials </w:t>
      </w:r>
      <w:r w:rsidR="00177F64">
        <w:rPr>
          <w:rFonts w:ascii="Times New Roman" w:hAnsi="Times New Roman" w:cs="Times New Roman"/>
          <w:sz w:val="24"/>
          <w:szCs w:val="24"/>
        </w:rPr>
        <w:t>need for magnets in electric motors</w:t>
      </w:r>
      <w:r>
        <w:rPr>
          <w:rFonts w:ascii="Times New Roman" w:hAnsi="Times New Roman" w:cs="Times New Roman"/>
          <w:sz w:val="24"/>
          <w:szCs w:val="24"/>
        </w:rPr>
        <w:t xml:space="preserve"> </w:t>
      </w:r>
      <w:r w:rsidR="00177F64">
        <w:rPr>
          <w:rFonts w:ascii="Times New Roman" w:hAnsi="Times New Roman" w:cs="Times New Roman"/>
          <w:sz w:val="24"/>
          <w:szCs w:val="24"/>
        </w:rPr>
        <w:t xml:space="preserve">from the rapid rise in adoption of elective vehicles </w:t>
      </w:r>
      <w:r>
        <w:rPr>
          <w:rFonts w:ascii="Times New Roman" w:hAnsi="Times New Roman" w:cs="Times New Roman"/>
          <w:sz w:val="24"/>
          <w:szCs w:val="24"/>
        </w:rPr>
        <w:t>ha</w:t>
      </w:r>
      <w:r w:rsidR="00177F64">
        <w:rPr>
          <w:rFonts w:ascii="Times New Roman" w:hAnsi="Times New Roman" w:cs="Times New Roman"/>
          <w:sz w:val="24"/>
          <w:szCs w:val="24"/>
        </w:rPr>
        <w:t>s</w:t>
      </w:r>
      <w:r>
        <w:rPr>
          <w:rFonts w:ascii="Times New Roman" w:hAnsi="Times New Roman" w:cs="Times New Roman"/>
          <w:sz w:val="24"/>
          <w:szCs w:val="24"/>
        </w:rPr>
        <w:t xml:space="preserve"> been driving the recent resurgence in fundamental research of </w:t>
      </w:r>
      <w:r w:rsidR="00177F64">
        <w:rPr>
          <w:rFonts w:ascii="Times New Roman" w:hAnsi="Times New Roman" w:cs="Times New Roman"/>
          <w:sz w:val="24"/>
          <w:szCs w:val="24"/>
        </w:rPr>
        <w:t>REE</w:t>
      </w:r>
      <w:r>
        <w:rPr>
          <w:rFonts w:ascii="Times New Roman" w:hAnsi="Times New Roman" w:cs="Times New Roman"/>
          <w:sz w:val="24"/>
          <w:szCs w:val="24"/>
        </w:rPr>
        <w:t xml:space="preserve"> separations chemistry.</w:t>
      </w:r>
      <w:r w:rsidR="00177F64">
        <w:rPr>
          <w:rFonts w:ascii="Times New Roman" w:hAnsi="Times New Roman" w:cs="Times New Roman"/>
          <w:sz w:val="24"/>
          <w:szCs w:val="24"/>
        </w:rPr>
        <w:t xml:space="preserve"> </w:t>
      </w:r>
      <w:r>
        <w:rPr>
          <w:rFonts w:ascii="Times New Roman" w:hAnsi="Times New Roman" w:cs="Times New Roman"/>
          <w:sz w:val="24"/>
          <w:szCs w:val="24"/>
        </w:rPr>
        <w:t xml:space="preserve">Researchers have recently explored novel organic ligand design, spectroscopic characterization of the coordination environment, redox/photo-stimulated processes, </w:t>
      </w:r>
      <w:r w:rsidR="009D237C">
        <w:rPr>
          <w:rFonts w:ascii="Times New Roman" w:hAnsi="Times New Roman" w:cs="Times New Roman"/>
          <w:sz w:val="24"/>
          <w:szCs w:val="24"/>
        </w:rPr>
        <w:t xml:space="preserve">ionic liquids media, </w:t>
      </w:r>
      <w:r>
        <w:rPr>
          <w:rFonts w:ascii="Times New Roman" w:hAnsi="Times New Roman" w:cs="Times New Roman"/>
          <w:sz w:val="24"/>
          <w:szCs w:val="24"/>
        </w:rPr>
        <w:t>biomolecule ligands</w:t>
      </w:r>
      <w:r w:rsidR="00BC667B">
        <w:rPr>
          <w:rFonts w:ascii="Times New Roman" w:hAnsi="Times New Roman" w:cs="Times New Roman"/>
          <w:sz w:val="24"/>
          <w:szCs w:val="24"/>
        </w:rPr>
        <w:t xml:space="preserve">, as well as novel materials. </w:t>
      </w:r>
      <w:r>
        <w:rPr>
          <w:rFonts w:ascii="Times New Roman" w:hAnsi="Times New Roman" w:cs="Times New Roman"/>
          <w:sz w:val="24"/>
          <w:szCs w:val="24"/>
        </w:rPr>
        <w:t xml:space="preserve">At the heart of these recent developments is the quest for a deeper understanding of the coordination chemistry of lanthanides. </w:t>
      </w:r>
      <w:r w:rsidR="00303C17" w:rsidRPr="00DB7468">
        <w:rPr>
          <w:rFonts w:ascii="Times New Roman" w:hAnsi="Times New Roman" w:cs="Times New Roman"/>
          <w:sz w:val="24"/>
          <w:szCs w:val="24"/>
        </w:rPr>
        <w:t>L</w:t>
      </w:r>
      <w:r w:rsidR="00087FBD">
        <w:rPr>
          <w:rFonts w:ascii="Times New Roman" w:hAnsi="Times New Roman" w:cs="Times New Roman"/>
          <w:sz w:val="24"/>
          <w:szCs w:val="24"/>
        </w:rPr>
        <w:t>n</w:t>
      </w:r>
      <w:r w:rsidR="00303C17" w:rsidRPr="00DB7468">
        <w:rPr>
          <w:rFonts w:ascii="Times New Roman" w:hAnsi="Times New Roman" w:cs="Times New Roman"/>
          <w:sz w:val="24"/>
          <w:szCs w:val="24"/>
        </w:rPr>
        <w:t xml:space="preserve"> ions </w:t>
      </w:r>
      <w:r w:rsidR="00303C17">
        <w:rPr>
          <w:rFonts w:ascii="Times New Roman" w:hAnsi="Times New Roman" w:cs="Times New Roman"/>
          <w:sz w:val="24"/>
          <w:szCs w:val="24"/>
        </w:rPr>
        <w:t xml:space="preserve">are </w:t>
      </w:r>
      <w:r w:rsidR="00303C17" w:rsidRPr="00DB7468">
        <w:rPr>
          <w:rFonts w:ascii="Times New Roman" w:hAnsi="Times New Roman" w:cs="Times New Roman"/>
          <w:sz w:val="24"/>
          <w:szCs w:val="24"/>
        </w:rPr>
        <w:t>highly adaptable to a diverse array of coordination environments</w:t>
      </w:r>
      <w:r w:rsidR="00054465">
        <w:rPr>
          <w:rFonts w:ascii="Times New Roman" w:hAnsi="Times New Roman" w:cs="Times New Roman"/>
          <w:sz w:val="24"/>
          <w:szCs w:val="24"/>
        </w:rPr>
        <w:t xml:space="preserve"> </w:t>
      </w:r>
      <w:r w:rsidR="0002594E">
        <w:rPr>
          <w:rFonts w:ascii="Times New Roman" w:hAnsi="Times New Roman" w:cs="Times New Roman"/>
          <w:sz w:val="24"/>
          <w:szCs w:val="24"/>
        </w:rPr>
        <w:t>and t</w:t>
      </w:r>
      <w:r>
        <w:rPr>
          <w:rFonts w:ascii="Times New Roman" w:hAnsi="Times New Roman" w:cs="Times New Roman"/>
          <w:sz w:val="24"/>
          <w:szCs w:val="24"/>
        </w:rPr>
        <w:t xml:space="preserve">he single-crystal X-ray crystallography is still the most powerful tool to reveal the atomistic details of such </w:t>
      </w:r>
      <w:r w:rsidRPr="00DB7468">
        <w:rPr>
          <w:rFonts w:ascii="Times New Roman" w:hAnsi="Times New Roman" w:cs="Times New Roman"/>
          <w:sz w:val="24"/>
          <w:szCs w:val="24"/>
        </w:rPr>
        <w:t>coordination environments</w:t>
      </w:r>
      <w:r>
        <w:rPr>
          <w:rFonts w:ascii="Times New Roman" w:hAnsi="Times New Roman" w:cs="Times New Roman"/>
          <w:sz w:val="24"/>
          <w:szCs w:val="24"/>
        </w:rPr>
        <w:t>.</w:t>
      </w:r>
    </w:p>
    <w:p w14:paraId="686AE828" w14:textId="7C54D4FA" w:rsidR="00AA2BA7" w:rsidRDefault="005E2185" w:rsidP="008C2865">
      <w:pPr>
        <w:spacing w:line="360" w:lineRule="auto"/>
        <w:jc w:val="both"/>
        <w:rPr>
          <w:rFonts w:ascii="Times New Roman" w:hAnsi="Times New Roman" w:cs="Times New Roman"/>
          <w:sz w:val="24"/>
          <w:szCs w:val="24"/>
        </w:rPr>
      </w:pPr>
      <w:r w:rsidRPr="005E2185">
        <w:rPr>
          <w:rFonts w:ascii="Times New Roman" w:hAnsi="Times New Roman" w:cs="Times New Roman"/>
          <w:sz w:val="24"/>
          <w:szCs w:val="24"/>
        </w:rPr>
        <w:t>The Cambridge Structural Database</w:t>
      </w:r>
      <w:r w:rsidR="00793174">
        <w:rPr>
          <w:rFonts w:ascii="Times New Roman" w:hAnsi="Times New Roman" w:cs="Times New Roman"/>
          <w:sz w:val="24"/>
          <w:szCs w:val="24"/>
        </w:rPr>
        <w:t xml:space="preserve"> (</w:t>
      </w:r>
      <w:r w:rsidRPr="005E2185">
        <w:rPr>
          <w:rFonts w:ascii="Times New Roman" w:hAnsi="Times New Roman" w:cs="Times New Roman"/>
          <w:sz w:val="24"/>
          <w:szCs w:val="24"/>
        </w:rPr>
        <w:t>CSD</w:t>
      </w:r>
      <w:r w:rsidR="00793174">
        <w:rPr>
          <w:rFonts w:ascii="Times New Roman" w:hAnsi="Times New Roman" w:cs="Times New Roman"/>
          <w:sz w:val="24"/>
          <w:szCs w:val="24"/>
        </w:rPr>
        <w:t xml:space="preserve">), </w:t>
      </w:r>
      <w:r w:rsidR="00793174" w:rsidRPr="005E2185">
        <w:rPr>
          <w:rFonts w:ascii="Times New Roman" w:hAnsi="Times New Roman" w:cs="Times New Roman"/>
          <w:sz w:val="24"/>
          <w:szCs w:val="24"/>
        </w:rPr>
        <w:t>the world’s largest database of small-molecule organic and metal-organic crystal structure</w:t>
      </w:r>
      <w:r w:rsidR="0002594E">
        <w:rPr>
          <w:rFonts w:ascii="Times New Roman" w:hAnsi="Times New Roman" w:cs="Times New Roman"/>
          <w:sz w:val="24"/>
          <w:szCs w:val="24"/>
        </w:rPr>
        <w:t>s</w:t>
      </w:r>
      <w:r w:rsidR="00793174">
        <w:rPr>
          <w:rFonts w:ascii="Times New Roman" w:hAnsi="Times New Roman" w:cs="Times New Roman"/>
          <w:sz w:val="24"/>
          <w:szCs w:val="24"/>
        </w:rPr>
        <w:t>, contains tens of thousands of lanthanide complexes</w:t>
      </w:r>
      <w:r w:rsidR="004E0BEB">
        <w:rPr>
          <w:rFonts w:ascii="Times New Roman" w:hAnsi="Times New Roman" w:cs="Times New Roman"/>
          <w:sz w:val="24"/>
          <w:szCs w:val="24"/>
        </w:rPr>
        <w:t>.</w:t>
      </w:r>
      <w:r w:rsidR="00C17335">
        <w:rPr>
          <w:rFonts w:ascii="Times New Roman" w:hAnsi="Times New Roman" w:cs="Times New Roman"/>
          <w:sz w:val="24"/>
          <w:szCs w:val="24"/>
        </w:rPr>
        <w:t xml:space="preserve"> </w:t>
      </w:r>
      <w:r w:rsidR="007977C3" w:rsidRPr="00DB7468">
        <w:rPr>
          <w:rFonts w:ascii="Times New Roman" w:hAnsi="Times New Roman" w:cs="Times New Roman"/>
          <w:sz w:val="24"/>
          <w:szCs w:val="24"/>
        </w:rPr>
        <w:t xml:space="preserve">With </w:t>
      </w:r>
      <w:r w:rsidR="00793174">
        <w:rPr>
          <w:rFonts w:ascii="Times New Roman" w:hAnsi="Times New Roman" w:cs="Times New Roman"/>
          <w:sz w:val="24"/>
          <w:szCs w:val="24"/>
        </w:rPr>
        <w:t>rapid</w:t>
      </w:r>
      <w:r w:rsidR="00793174" w:rsidRPr="00DB7468">
        <w:rPr>
          <w:rFonts w:ascii="Times New Roman" w:hAnsi="Times New Roman" w:cs="Times New Roman"/>
          <w:sz w:val="24"/>
          <w:szCs w:val="24"/>
        </w:rPr>
        <w:t xml:space="preserve"> </w:t>
      </w:r>
      <w:r w:rsidR="007977C3" w:rsidRPr="00DB7468">
        <w:rPr>
          <w:rFonts w:ascii="Times New Roman" w:hAnsi="Times New Roman" w:cs="Times New Roman"/>
          <w:sz w:val="24"/>
          <w:szCs w:val="24"/>
        </w:rPr>
        <w:t xml:space="preserve">advancements in </w:t>
      </w:r>
      <w:r w:rsidR="00793174">
        <w:rPr>
          <w:rFonts w:ascii="Times New Roman" w:hAnsi="Times New Roman" w:cs="Times New Roman"/>
          <w:sz w:val="24"/>
          <w:szCs w:val="24"/>
        </w:rPr>
        <w:t>data-driven machine learning</w:t>
      </w:r>
      <w:r w:rsidR="006618B8">
        <w:rPr>
          <w:rFonts w:ascii="Times New Roman" w:hAnsi="Times New Roman" w:cs="Times New Roman"/>
          <w:sz w:val="24"/>
          <w:szCs w:val="24"/>
        </w:rPr>
        <w:t xml:space="preserve"> (ML)</w:t>
      </w:r>
      <w:r w:rsidR="00793174">
        <w:rPr>
          <w:rFonts w:ascii="Times New Roman" w:hAnsi="Times New Roman" w:cs="Times New Roman"/>
          <w:sz w:val="24"/>
          <w:szCs w:val="24"/>
        </w:rPr>
        <w:t xml:space="preserve"> and</w:t>
      </w:r>
      <w:r w:rsidR="007977C3" w:rsidRPr="00DB7468">
        <w:rPr>
          <w:rFonts w:ascii="Times New Roman" w:hAnsi="Times New Roman" w:cs="Times New Roman"/>
          <w:sz w:val="24"/>
          <w:szCs w:val="24"/>
        </w:rPr>
        <w:t xml:space="preserve"> artificial intelligence</w:t>
      </w:r>
      <w:r w:rsidR="006618B8">
        <w:rPr>
          <w:rFonts w:ascii="Times New Roman" w:hAnsi="Times New Roman" w:cs="Times New Roman"/>
          <w:sz w:val="24"/>
          <w:szCs w:val="24"/>
        </w:rPr>
        <w:t xml:space="preserve"> (AI)</w:t>
      </w:r>
      <w:r w:rsidR="007977C3" w:rsidRPr="00DB7468">
        <w:rPr>
          <w:rFonts w:ascii="Times New Roman" w:hAnsi="Times New Roman" w:cs="Times New Roman"/>
          <w:sz w:val="24"/>
          <w:szCs w:val="24"/>
        </w:rPr>
        <w:t>,</w:t>
      </w:r>
      <w:r w:rsidR="00C17335">
        <w:rPr>
          <w:rFonts w:ascii="Times New Roman" w:hAnsi="Times New Roman" w:cs="Times New Roman"/>
          <w:sz w:val="24"/>
          <w:szCs w:val="24"/>
        </w:rPr>
        <w:t xml:space="preserve"> </w:t>
      </w:r>
      <w:r w:rsidR="00793174">
        <w:rPr>
          <w:rFonts w:ascii="Times New Roman" w:hAnsi="Times New Roman" w:cs="Times New Roman"/>
          <w:sz w:val="24"/>
          <w:szCs w:val="24"/>
        </w:rPr>
        <w:t>one hopes to leverage the CSD to generate and design new ligands for the desired coordination environment that can facilitate efficient separations of REEs.</w:t>
      </w:r>
      <w:r w:rsidR="00087FBD">
        <w:rPr>
          <w:rFonts w:ascii="Times New Roman" w:hAnsi="Times New Roman" w:cs="Times New Roman"/>
          <w:sz w:val="24"/>
          <w:szCs w:val="24"/>
        </w:rPr>
        <w:t xml:space="preserve"> This is on one hand inspired by the huge success of AlphaFold in protein structure prediction, trained on the Protein Data Bank (PDB) of about 100,000 unique protein structures determined mainly </w:t>
      </w:r>
      <w:r w:rsidR="0002594E">
        <w:rPr>
          <w:rFonts w:ascii="Times New Roman" w:hAnsi="Times New Roman" w:cs="Times New Roman"/>
          <w:sz w:val="24"/>
          <w:szCs w:val="24"/>
        </w:rPr>
        <w:t>by</w:t>
      </w:r>
      <w:r w:rsidR="00087FBD">
        <w:rPr>
          <w:rFonts w:ascii="Times New Roman" w:hAnsi="Times New Roman" w:cs="Times New Roman"/>
          <w:sz w:val="24"/>
          <w:szCs w:val="24"/>
        </w:rPr>
        <w:t xml:space="preserve"> single-crystal X-ray crystallography.</w:t>
      </w:r>
      <w:r w:rsidR="0002594E">
        <w:rPr>
          <w:rFonts w:ascii="Times New Roman" w:hAnsi="Times New Roman" w:cs="Times New Roman"/>
          <w:sz w:val="24"/>
          <w:szCs w:val="24"/>
        </w:rPr>
        <w:t xml:space="preserve"> On the other hand, </w:t>
      </w:r>
      <w:r w:rsidR="00AA2BA7">
        <w:rPr>
          <w:rFonts w:ascii="Times New Roman" w:hAnsi="Times New Roman" w:cs="Times New Roman"/>
          <w:sz w:val="24"/>
          <w:szCs w:val="24"/>
        </w:rPr>
        <w:t xml:space="preserve">researchers have been devising algorithms to automate the </w:t>
      </w:r>
      <w:r w:rsidR="00AA2BA7">
        <w:rPr>
          <w:rFonts w:ascii="Times New Roman" w:hAnsi="Times New Roman" w:cs="Times New Roman"/>
          <w:sz w:val="24"/>
          <w:szCs w:val="24"/>
        </w:rPr>
        <w:lastRenderedPageBreak/>
        <w:t xml:space="preserve">creation of </w:t>
      </w:r>
      <w:proofErr w:type="gramStart"/>
      <w:r w:rsidR="00AA2BA7">
        <w:rPr>
          <w:rFonts w:ascii="Times New Roman" w:hAnsi="Times New Roman" w:cs="Times New Roman"/>
          <w:sz w:val="24"/>
          <w:szCs w:val="24"/>
        </w:rPr>
        <w:t>the complex</w:t>
      </w:r>
      <w:proofErr w:type="gramEnd"/>
      <w:r w:rsidR="00AA2BA7">
        <w:rPr>
          <w:rFonts w:ascii="Times New Roman" w:hAnsi="Times New Roman" w:cs="Times New Roman"/>
          <w:sz w:val="24"/>
          <w:szCs w:val="24"/>
        </w:rPr>
        <w:t xml:space="preserve"> structures.</w:t>
      </w:r>
      <w:r w:rsidR="00087FBD">
        <w:rPr>
          <w:rFonts w:ascii="Times New Roman" w:hAnsi="Times New Roman" w:cs="Times New Roman"/>
          <w:sz w:val="24"/>
          <w:szCs w:val="24"/>
        </w:rPr>
        <w:t xml:space="preserve"> </w:t>
      </w:r>
      <w:r w:rsidR="00AA2BA7">
        <w:rPr>
          <w:rFonts w:ascii="Times New Roman" w:hAnsi="Times New Roman" w:cs="Times New Roman"/>
          <w:sz w:val="24"/>
          <w:szCs w:val="24"/>
        </w:rPr>
        <w:t>Hence, there is a great opportunity in learning from the CSD to create new ligands and new complex structures</w:t>
      </w:r>
      <w:r w:rsidR="00300171">
        <w:rPr>
          <w:rFonts w:ascii="Times New Roman" w:hAnsi="Times New Roman" w:cs="Times New Roman"/>
          <w:sz w:val="24"/>
          <w:szCs w:val="24"/>
        </w:rPr>
        <w:t>, as has been demonstrated recently.</w:t>
      </w:r>
    </w:p>
    <w:p w14:paraId="7443DCA1" w14:textId="5D7B691D" w:rsidR="00880010" w:rsidRDefault="00793174" w:rsidP="008C28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Toward </w:t>
      </w:r>
      <w:r w:rsidR="00087FBD">
        <w:rPr>
          <w:rFonts w:ascii="Times New Roman" w:hAnsi="Times New Roman" w:cs="Times New Roman"/>
          <w:sz w:val="24"/>
          <w:szCs w:val="24"/>
        </w:rPr>
        <w:t>the goal of structure-based, data-driven design of ligands for REE separations</w:t>
      </w:r>
      <w:r>
        <w:rPr>
          <w:rFonts w:ascii="Times New Roman" w:hAnsi="Times New Roman" w:cs="Times New Roman"/>
          <w:sz w:val="24"/>
          <w:szCs w:val="24"/>
        </w:rPr>
        <w:t>, we think that the first step is to have a statistical understanding of the currently available data</w:t>
      </w:r>
      <w:r w:rsidR="00087FBD">
        <w:rPr>
          <w:rFonts w:ascii="Times New Roman" w:hAnsi="Times New Roman" w:cs="Times New Roman"/>
          <w:sz w:val="24"/>
          <w:szCs w:val="24"/>
        </w:rPr>
        <w:t xml:space="preserve"> in CSD</w:t>
      </w:r>
      <w:r w:rsidR="00C17335">
        <w:rPr>
          <w:rFonts w:ascii="Times New Roman" w:hAnsi="Times New Roman" w:cs="Times New Roman"/>
          <w:sz w:val="24"/>
          <w:szCs w:val="24"/>
        </w:rPr>
        <w:t xml:space="preserve">. </w:t>
      </w:r>
      <w:r w:rsidR="00F97691" w:rsidRPr="003517F9">
        <w:rPr>
          <w:rFonts w:ascii="Times New Roman" w:hAnsi="Times New Roman" w:cs="Times New Roman"/>
          <w:sz w:val="24"/>
          <w:szCs w:val="24"/>
          <w:highlight w:val="green"/>
        </w:rPr>
        <w:t xml:space="preserve">This </w:t>
      </w:r>
      <w:r w:rsidR="00A63D6C" w:rsidRPr="003517F9">
        <w:rPr>
          <w:rFonts w:ascii="Times New Roman" w:hAnsi="Times New Roman" w:cs="Times New Roman"/>
          <w:sz w:val="24"/>
          <w:szCs w:val="24"/>
          <w:highlight w:val="green"/>
        </w:rPr>
        <w:t>approach</w:t>
      </w:r>
      <w:r w:rsidR="00F97691" w:rsidRPr="003517F9">
        <w:rPr>
          <w:rFonts w:ascii="Times New Roman" w:hAnsi="Times New Roman" w:cs="Times New Roman"/>
          <w:sz w:val="24"/>
          <w:szCs w:val="24"/>
          <w:highlight w:val="green"/>
        </w:rPr>
        <w:t xml:space="preserve"> had been </w:t>
      </w:r>
      <w:r w:rsidR="00A63D6C" w:rsidRPr="003517F9">
        <w:rPr>
          <w:rFonts w:ascii="Times New Roman" w:hAnsi="Times New Roman" w:cs="Times New Roman"/>
          <w:sz w:val="24"/>
          <w:szCs w:val="24"/>
          <w:highlight w:val="green"/>
        </w:rPr>
        <w:t xml:space="preserve">previously pursued by Huang and coworkers for </w:t>
      </w:r>
      <w:r w:rsidR="00EC3BEC" w:rsidRPr="003517F9">
        <w:rPr>
          <w:rFonts w:ascii="Times New Roman" w:hAnsi="Times New Roman" w:cs="Times New Roman"/>
          <w:sz w:val="24"/>
          <w:szCs w:val="24"/>
          <w:highlight w:val="green"/>
        </w:rPr>
        <w:t>1391 complexes published between 1935 and 1995, which prompted the present work to also take advantage of the progress in the past 30 years.</w:t>
      </w:r>
      <w:r w:rsidR="00EC3BEC">
        <w:rPr>
          <w:rFonts w:ascii="Times New Roman" w:hAnsi="Times New Roman" w:cs="Times New Roman"/>
          <w:sz w:val="24"/>
          <w:szCs w:val="24"/>
        </w:rPr>
        <w:t xml:space="preserve"> </w:t>
      </w:r>
      <w:r>
        <w:rPr>
          <w:rFonts w:ascii="Times New Roman" w:hAnsi="Times New Roman" w:cs="Times New Roman"/>
          <w:sz w:val="24"/>
          <w:szCs w:val="24"/>
        </w:rPr>
        <w:t xml:space="preserve">Hence, the goal of the present work is to </w:t>
      </w:r>
      <w:r w:rsidR="00AA2BA7">
        <w:rPr>
          <w:rFonts w:ascii="Times New Roman" w:hAnsi="Times New Roman" w:cs="Times New Roman"/>
          <w:sz w:val="24"/>
          <w:szCs w:val="24"/>
        </w:rPr>
        <w:t>identify</w:t>
      </w:r>
      <w:r>
        <w:rPr>
          <w:rFonts w:ascii="Times New Roman" w:hAnsi="Times New Roman" w:cs="Times New Roman"/>
          <w:sz w:val="24"/>
          <w:szCs w:val="24"/>
        </w:rPr>
        <w:t xml:space="preserve"> all Ln </w:t>
      </w:r>
      <w:r w:rsidR="00880010" w:rsidRPr="00DB7468">
        <w:rPr>
          <w:rFonts w:ascii="Times New Roman" w:hAnsi="Times New Roman" w:cs="Times New Roman"/>
          <w:sz w:val="24"/>
          <w:szCs w:val="24"/>
        </w:rPr>
        <w:t xml:space="preserve">complexes </w:t>
      </w:r>
      <w:r>
        <w:rPr>
          <w:rFonts w:ascii="Times New Roman" w:hAnsi="Times New Roman" w:cs="Times New Roman"/>
          <w:sz w:val="24"/>
          <w:szCs w:val="24"/>
        </w:rPr>
        <w:t xml:space="preserve">in </w:t>
      </w:r>
      <w:r w:rsidR="00880010" w:rsidRPr="00DB7468">
        <w:rPr>
          <w:rFonts w:ascii="Times New Roman" w:hAnsi="Times New Roman" w:cs="Times New Roman"/>
          <w:sz w:val="24"/>
          <w:szCs w:val="24"/>
        </w:rPr>
        <w:t>CSD</w:t>
      </w:r>
      <w:r w:rsidR="00EC3BEC">
        <w:rPr>
          <w:rFonts w:ascii="Times New Roman" w:hAnsi="Times New Roman" w:cs="Times New Roman"/>
          <w:sz w:val="24"/>
          <w:szCs w:val="24"/>
        </w:rPr>
        <w:t xml:space="preserve"> up to date</w:t>
      </w:r>
      <w:r w:rsidR="00880010" w:rsidRPr="00DB7468">
        <w:rPr>
          <w:rFonts w:ascii="Times New Roman" w:hAnsi="Times New Roman" w:cs="Times New Roman"/>
          <w:sz w:val="24"/>
          <w:szCs w:val="24"/>
        </w:rPr>
        <w:t>, creat</w:t>
      </w:r>
      <w:r>
        <w:rPr>
          <w:rFonts w:ascii="Times New Roman" w:hAnsi="Times New Roman" w:cs="Times New Roman"/>
          <w:sz w:val="24"/>
          <w:szCs w:val="24"/>
        </w:rPr>
        <w:t>e</w:t>
      </w:r>
      <w:r w:rsidR="00880010" w:rsidRPr="00DB7468">
        <w:rPr>
          <w:rFonts w:ascii="Times New Roman" w:hAnsi="Times New Roman" w:cs="Times New Roman"/>
          <w:sz w:val="24"/>
          <w:szCs w:val="24"/>
        </w:rPr>
        <w:t xml:space="preserve"> subsets of interest, and conduct an in-depth analysis of the</w:t>
      </w:r>
      <w:r w:rsidR="00087FBD">
        <w:rPr>
          <w:rFonts w:ascii="Times New Roman" w:hAnsi="Times New Roman" w:cs="Times New Roman"/>
          <w:sz w:val="24"/>
          <w:szCs w:val="24"/>
        </w:rPr>
        <w:t>ir</w:t>
      </w:r>
      <w:r w:rsidR="00880010" w:rsidRPr="00DB7468">
        <w:rPr>
          <w:rFonts w:ascii="Times New Roman" w:hAnsi="Times New Roman" w:cs="Times New Roman"/>
          <w:sz w:val="24"/>
          <w:szCs w:val="24"/>
        </w:rPr>
        <w:t xml:space="preserve"> </w:t>
      </w:r>
      <w:r>
        <w:rPr>
          <w:rFonts w:ascii="Times New Roman" w:hAnsi="Times New Roman" w:cs="Times New Roman"/>
          <w:sz w:val="24"/>
          <w:szCs w:val="24"/>
        </w:rPr>
        <w:t>coordination chemistry</w:t>
      </w:r>
      <w:r w:rsidR="00AA2BA7">
        <w:rPr>
          <w:rFonts w:ascii="Times New Roman" w:hAnsi="Times New Roman" w:cs="Times New Roman"/>
          <w:sz w:val="24"/>
          <w:szCs w:val="24"/>
        </w:rPr>
        <w:t xml:space="preserve">, which will lay a foundation for </w:t>
      </w:r>
      <w:r w:rsidR="006618B8">
        <w:rPr>
          <w:rFonts w:ascii="Times New Roman" w:hAnsi="Times New Roman" w:cs="Times New Roman"/>
          <w:sz w:val="24"/>
          <w:szCs w:val="24"/>
        </w:rPr>
        <w:t>further ML</w:t>
      </w:r>
      <w:r w:rsidR="00AA2BA7">
        <w:rPr>
          <w:rFonts w:ascii="Times New Roman" w:hAnsi="Times New Roman" w:cs="Times New Roman"/>
          <w:sz w:val="24"/>
          <w:szCs w:val="24"/>
        </w:rPr>
        <w:t xml:space="preserve"> and generative </w:t>
      </w:r>
      <w:r w:rsidR="006618B8">
        <w:rPr>
          <w:rFonts w:ascii="Times New Roman" w:hAnsi="Times New Roman" w:cs="Times New Roman"/>
          <w:sz w:val="24"/>
          <w:szCs w:val="24"/>
        </w:rPr>
        <w:t>AI</w:t>
      </w:r>
      <w:r w:rsidR="00AA2BA7">
        <w:rPr>
          <w:rFonts w:ascii="Times New Roman" w:hAnsi="Times New Roman" w:cs="Times New Roman"/>
          <w:sz w:val="24"/>
          <w:szCs w:val="24"/>
        </w:rPr>
        <w:t xml:space="preserve"> </w:t>
      </w:r>
      <w:r w:rsidR="006618B8">
        <w:rPr>
          <w:rFonts w:ascii="Times New Roman" w:hAnsi="Times New Roman" w:cs="Times New Roman"/>
          <w:sz w:val="24"/>
          <w:szCs w:val="24"/>
        </w:rPr>
        <w:t>approaches toward ligand design for REE separations</w:t>
      </w:r>
      <w:r w:rsidR="00AA2BA7">
        <w:rPr>
          <w:rFonts w:ascii="Times New Roman" w:hAnsi="Times New Roman" w:cs="Times New Roman"/>
          <w:sz w:val="24"/>
          <w:szCs w:val="24"/>
        </w:rPr>
        <w:t>.</w:t>
      </w:r>
    </w:p>
    <w:p w14:paraId="396C4D61" w14:textId="77777777" w:rsidR="00390859" w:rsidRDefault="00390859" w:rsidP="008C2865">
      <w:pPr>
        <w:spacing w:line="360" w:lineRule="auto"/>
        <w:jc w:val="both"/>
        <w:rPr>
          <w:rFonts w:ascii="Times New Roman" w:hAnsi="Times New Roman" w:cs="Times New Roman"/>
          <w:sz w:val="24"/>
          <w:szCs w:val="24"/>
        </w:rPr>
      </w:pPr>
    </w:p>
    <w:p w14:paraId="4835C7DB" w14:textId="77777777" w:rsidR="00793174" w:rsidRPr="00DB7468" w:rsidRDefault="00793174" w:rsidP="008C2865">
      <w:pPr>
        <w:spacing w:line="360" w:lineRule="auto"/>
        <w:jc w:val="both"/>
        <w:rPr>
          <w:rFonts w:ascii="Times New Roman" w:hAnsi="Times New Roman" w:cs="Times New Roman"/>
          <w:b/>
          <w:bCs/>
          <w:sz w:val="24"/>
          <w:szCs w:val="24"/>
        </w:rPr>
      </w:pPr>
      <w:r w:rsidRPr="00DB7468">
        <w:rPr>
          <w:rFonts w:ascii="Times New Roman" w:hAnsi="Times New Roman" w:cs="Times New Roman"/>
          <w:b/>
          <w:bCs/>
          <w:sz w:val="24"/>
          <w:szCs w:val="24"/>
        </w:rPr>
        <w:t>Methods</w:t>
      </w:r>
    </w:p>
    <w:p w14:paraId="19ED9AF2" w14:textId="627C65C2" w:rsidR="00D03375" w:rsidRDefault="00B024E9" w:rsidP="008C28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the CSD </w:t>
      </w:r>
      <w:r w:rsidR="00445E9E">
        <w:rPr>
          <w:rFonts w:ascii="Times New Roman" w:hAnsi="Times New Roman" w:cs="Times New Roman"/>
          <w:sz w:val="24"/>
          <w:szCs w:val="24"/>
        </w:rPr>
        <w:t>Python-based</w:t>
      </w:r>
      <w:r w:rsidR="00445E9E" w:rsidRPr="007B27AF">
        <w:t xml:space="preserve"> </w:t>
      </w:r>
      <w:r w:rsidR="00445E9E" w:rsidRPr="007B27AF">
        <w:rPr>
          <w:rFonts w:ascii="Times New Roman" w:hAnsi="Times New Roman" w:cs="Times New Roman"/>
          <w:sz w:val="24"/>
          <w:szCs w:val="24"/>
        </w:rPr>
        <w:t>applications programming interface</w:t>
      </w:r>
      <w:r w:rsidR="00445E9E">
        <w:rPr>
          <w:rFonts w:ascii="Times New Roman" w:hAnsi="Times New Roman" w:cs="Times New Roman"/>
          <w:sz w:val="24"/>
          <w:szCs w:val="24"/>
        </w:rPr>
        <w:t xml:space="preserve"> (API),</w:t>
      </w:r>
      <w:r w:rsidR="00453146">
        <w:rPr>
          <w:rFonts w:ascii="Times New Roman" w:hAnsi="Times New Roman" w:cs="Times New Roman"/>
          <w:sz w:val="24"/>
          <w:szCs w:val="24"/>
        </w:rPr>
        <w:t xml:space="preserve"> </w:t>
      </w:r>
      <w:r w:rsidR="00445E9E">
        <w:rPr>
          <w:rFonts w:ascii="Times New Roman" w:hAnsi="Times New Roman" w:cs="Times New Roman"/>
          <w:sz w:val="24"/>
          <w:szCs w:val="24"/>
        </w:rPr>
        <w:t xml:space="preserve">we </w:t>
      </w:r>
      <w:r>
        <w:rPr>
          <w:rFonts w:ascii="Times New Roman" w:hAnsi="Times New Roman" w:cs="Times New Roman"/>
          <w:sz w:val="24"/>
          <w:szCs w:val="24"/>
        </w:rPr>
        <w:t xml:space="preserve">have </w:t>
      </w:r>
      <w:r w:rsidR="00453146">
        <w:rPr>
          <w:rFonts w:ascii="Times New Roman" w:hAnsi="Times New Roman" w:cs="Times New Roman"/>
          <w:sz w:val="24"/>
          <w:szCs w:val="24"/>
        </w:rPr>
        <w:t>developed t</w:t>
      </w:r>
      <w:r w:rsidR="006618B8">
        <w:rPr>
          <w:rFonts w:ascii="Times New Roman" w:hAnsi="Times New Roman" w:cs="Times New Roman"/>
          <w:sz w:val="24"/>
          <w:szCs w:val="24"/>
        </w:rPr>
        <w:t>ask-</w:t>
      </w:r>
      <w:r w:rsidR="00D65860" w:rsidRPr="00DB7468">
        <w:rPr>
          <w:rFonts w:ascii="Times New Roman" w:hAnsi="Times New Roman" w:cs="Times New Roman"/>
          <w:sz w:val="24"/>
          <w:szCs w:val="24"/>
        </w:rPr>
        <w:t>s</w:t>
      </w:r>
      <w:r w:rsidR="00D65860">
        <w:rPr>
          <w:rFonts w:ascii="Times New Roman" w:hAnsi="Times New Roman" w:cs="Times New Roman"/>
          <w:sz w:val="24"/>
          <w:szCs w:val="24"/>
        </w:rPr>
        <w:t>p</w:t>
      </w:r>
      <w:r w:rsidR="00D65860" w:rsidRPr="00DB7468">
        <w:rPr>
          <w:rFonts w:ascii="Times New Roman" w:hAnsi="Times New Roman" w:cs="Times New Roman"/>
          <w:sz w:val="24"/>
          <w:szCs w:val="24"/>
        </w:rPr>
        <w:t>ecific</w:t>
      </w:r>
      <w:r w:rsidR="00793174" w:rsidRPr="00DB7468">
        <w:rPr>
          <w:rFonts w:ascii="Times New Roman" w:hAnsi="Times New Roman" w:cs="Times New Roman"/>
          <w:sz w:val="24"/>
          <w:szCs w:val="24"/>
        </w:rPr>
        <w:t xml:space="preserve"> scripts</w:t>
      </w:r>
      <w:r w:rsidR="006D35CA">
        <w:rPr>
          <w:rFonts w:ascii="Times New Roman" w:hAnsi="Times New Roman" w:cs="Times New Roman"/>
          <w:sz w:val="24"/>
          <w:szCs w:val="24"/>
        </w:rPr>
        <w:t xml:space="preserve"> </w:t>
      </w:r>
      <w:r w:rsidR="00793174" w:rsidRPr="00DB7468">
        <w:rPr>
          <w:rFonts w:ascii="Times New Roman" w:hAnsi="Times New Roman" w:cs="Times New Roman"/>
          <w:sz w:val="24"/>
          <w:szCs w:val="24"/>
        </w:rPr>
        <w:t xml:space="preserve">to </w:t>
      </w:r>
      <w:r w:rsidR="00793174">
        <w:rPr>
          <w:rFonts w:ascii="Times New Roman" w:hAnsi="Times New Roman" w:cs="Times New Roman"/>
          <w:sz w:val="24"/>
          <w:szCs w:val="24"/>
        </w:rPr>
        <w:t>search and analyze downloaded CSD structures</w:t>
      </w:r>
      <w:r w:rsidR="00793174" w:rsidRPr="00DB7468">
        <w:rPr>
          <w:rFonts w:ascii="Times New Roman" w:hAnsi="Times New Roman" w:cs="Times New Roman"/>
          <w:sz w:val="24"/>
          <w:szCs w:val="24"/>
        </w:rPr>
        <w:t xml:space="preserve">. </w:t>
      </w:r>
      <w:r w:rsidR="00793174">
        <w:rPr>
          <w:rFonts w:ascii="Times New Roman" w:hAnsi="Times New Roman" w:cs="Times New Roman"/>
          <w:sz w:val="24"/>
          <w:szCs w:val="24"/>
        </w:rPr>
        <w:t>E</w:t>
      </w:r>
      <w:r w:rsidR="00793174" w:rsidRPr="00DB7468">
        <w:rPr>
          <w:rFonts w:ascii="Times New Roman" w:hAnsi="Times New Roman" w:cs="Times New Roman"/>
          <w:sz w:val="24"/>
          <w:szCs w:val="24"/>
        </w:rPr>
        <w:t xml:space="preserve">ach script entailed the retrieval of structures with </w:t>
      </w:r>
      <w:r w:rsidR="00D65860">
        <w:rPr>
          <w:rFonts w:ascii="Times New Roman" w:hAnsi="Times New Roman" w:cs="Times New Roman"/>
          <w:sz w:val="24"/>
          <w:szCs w:val="24"/>
        </w:rPr>
        <w:t>three-dimensional structural</w:t>
      </w:r>
      <w:r w:rsidR="00793174" w:rsidRPr="00DB7468">
        <w:rPr>
          <w:rFonts w:ascii="Times New Roman" w:hAnsi="Times New Roman" w:cs="Times New Roman"/>
          <w:sz w:val="24"/>
          <w:szCs w:val="24"/>
        </w:rPr>
        <w:t xml:space="preserve"> information from the CSD and the extraction of chemical information from these structures. The investigation of the coordination number of lanthanides primarily relied on analyzing the first </w:t>
      </w:r>
      <w:r w:rsidR="006D35CA">
        <w:rPr>
          <w:rFonts w:ascii="Times New Roman" w:hAnsi="Times New Roman" w:cs="Times New Roman"/>
          <w:sz w:val="24"/>
          <w:szCs w:val="24"/>
        </w:rPr>
        <w:t xml:space="preserve">coordination </w:t>
      </w:r>
      <w:r w:rsidR="00793174" w:rsidRPr="00DB7468">
        <w:rPr>
          <w:rFonts w:ascii="Times New Roman" w:hAnsi="Times New Roman" w:cs="Times New Roman"/>
          <w:sz w:val="24"/>
          <w:szCs w:val="24"/>
        </w:rPr>
        <w:t xml:space="preserve">shell. Consequently, the </w:t>
      </w:r>
      <w:r w:rsidR="00AA2BA7">
        <w:rPr>
          <w:rFonts w:ascii="Times New Roman" w:hAnsi="Times New Roman" w:cs="Times New Roman"/>
          <w:sz w:val="24"/>
          <w:szCs w:val="24"/>
        </w:rPr>
        <w:t xml:space="preserve">first </w:t>
      </w:r>
      <w:r w:rsidR="00793174" w:rsidRPr="00DB7468">
        <w:rPr>
          <w:rFonts w:ascii="Times New Roman" w:hAnsi="Times New Roman" w:cs="Times New Roman"/>
          <w:sz w:val="24"/>
          <w:szCs w:val="24"/>
        </w:rPr>
        <w:t xml:space="preserve">script </w:t>
      </w:r>
      <w:r w:rsidR="00AA2BA7">
        <w:rPr>
          <w:rFonts w:ascii="Times New Roman" w:hAnsi="Times New Roman" w:cs="Times New Roman"/>
          <w:sz w:val="24"/>
          <w:szCs w:val="24"/>
        </w:rPr>
        <w:t xml:space="preserve">was </w:t>
      </w:r>
      <w:r w:rsidR="00793174" w:rsidRPr="00DB7468">
        <w:rPr>
          <w:rFonts w:ascii="Times New Roman" w:hAnsi="Times New Roman" w:cs="Times New Roman"/>
          <w:sz w:val="24"/>
          <w:szCs w:val="24"/>
        </w:rPr>
        <w:t>designed to capture the first shell from the original structure. The second script was devised to explore the distribution of elements</w:t>
      </w:r>
      <w:r w:rsidR="00AA2BA7">
        <w:rPr>
          <w:rFonts w:ascii="Times New Roman" w:hAnsi="Times New Roman" w:cs="Times New Roman"/>
          <w:sz w:val="24"/>
          <w:szCs w:val="24"/>
        </w:rPr>
        <w:t xml:space="preserve"> or donor groups</w:t>
      </w:r>
      <w:r w:rsidR="00793174" w:rsidRPr="00DB7468">
        <w:rPr>
          <w:rFonts w:ascii="Times New Roman" w:hAnsi="Times New Roman" w:cs="Times New Roman"/>
          <w:sz w:val="24"/>
          <w:szCs w:val="24"/>
        </w:rPr>
        <w:t xml:space="preserve"> within the first shell. Building upon the core components established in the first script, the primary objective of this script was to generate a matrix capable of recording the occurrences of different atoms within the first </w:t>
      </w:r>
      <w:r w:rsidR="006D35CA">
        <w:rPr>
          <w:rFonts w:ascii="Times New Roman" w:hAnsi="Times New Roman" w:cs="Times New Roman"/>
          <w:sz w:val="24"/>
          <w:szCs w:val="24"/>
        </w:rPr>
        <w:t xml:space="preserve">coordination </w:t>
      </w:r>
      <w:r w:rsidR="00793174" w:rsidRPr="00DB7468">
        <w:rPr>
          <w:rFonts w:ascii="Times New Roman" w:hAnsi="Times New Roman" w:cs="Times New Roman"/>
          <w:sz w:val="24"/>
          <w:szCs w:val="24"/>
        </w:rPr>
        <w:t xml:space="preserve">shell. The third script aimed to analyze the type of ligands binding to the metal center. </w:t>
      </w:r>
      <w:r w:rsidR="00793174">
        <w:rPr>
          <w:rFonts w:ascii="Times New Roman" w:hAnsi="Times New Roman" w:cs="Times New Roman"/>
          <w:sz w:val="24"/>
          <w:szCs w:val="24"/>
        </w:rPr>
        <w:t>A</w:t>
      </w:r>
      <w:r w:rsidR="00793174" w:rsidRPr="00DB7468">
        <w:rPr>
          <w:rFonts w:ascii="Times New Roman" w:hAnsi="Times New Roman" w:cs="Times New Roman"/>
          <w:sz w:val="24"/>
          <w:szCs w:val="24"/>
        </w:rPr>
        <w:t xml:space="preserve"> module was developed to recognize ligands </w:t>
      </w:r>
      <w:r w:rsidR="009F0547">
        <w:rPr>
          <w:rFonts w:ascii="Times New Roman" w:hAnsi="Times New Roman" w:cs="Times New Roman"/>
          <w:sz w:val="24"/>
          <w:szCs w:val="24"/>
        </w:rPr>
        <w:t>and differentiate them</w:t>
      </w:r>
      <w:r w:rsidR="00793174" w:rsidRPr="00DB7468">
        <w:rPr>
          <w:rFonts w:ascii="Times New Roman" w:hAnsi="Times New Roman" w:cs="Times New Roman"/>
          <w:sz w:val="24"/>
          <w:szCs w:val="24"/>
        </w:rPr>
        <w:t xml:space="preserve"> between organic and inorganic ligands</w:t>
      </w:r>
      <w:r w:rsidR="00C40A7A">
        <w:rPr>
          <w:rFonts w:ascii="Times New Roman" w:hAnsi="Times New Roman" w:cs="Times New Roman"/>
          <w:sz w:val="24"/>
          <w:szCs w:val="24"/>
        </w:rPr>
        <w:t>: o</w:t>
      </w:r>
      <w:r w:rsidR="00C40A7A" w:rsidRPr="00C40A7A">
        <w:rPr>
          <w:rFonts w:ascii="Times New Roman" w:hAnsi="Times New Roman" w:cs="Times New Roman"/>
          <w:sz w:val="24"/>
          <w:szCs w:val="24"/>
        </w:rPr>
        <w:t xml:space="preserve">rganic ligands are identified by </w:t>
      </w:r>
      <w:r w:rsidR="00C40A7A">
        <w:rPr>
          <w:rFonts w:ascii="Times New Roman" w:hAnsi="Times New Roman" w:cs="Times New Roman"/>
          <w:sz w:val="24"/>
          <w:szCs w:val="24"/>
        </w:rPr>
        <w:t xml:space="preserve">possessing a </w:t>
      </w:r>
      <w:r w:rsidR="00C40A7A" w:rsidRPr="00C40A7A">
        <w:rPr>
          <w:rFonts w:ascii="Times New Roman" w:hAnsi="Times New Roman" w:cs="Times New Roman"/>
          <w:sz w:val="24"/>
          <w:szCs w:val="24"/>
        </w:rPr>
        <w:t>carbon chain</w:t>
      </w:r>
      <w:r w:rsidR="00C40A7A">
        <w:rPr>
          <w:rFonts w:ascii="Times New Roman" w:hAnsi="Times New Roman" w:cs="Times New Roman"/>
          <w:sz w:val="24"/>
          <w:szCs w:val="24"/>
        </w:rPr>
        <w:t>; i</w:t>
      </w:r>
      <w:r w:rsidR="00C40A7A" w:rsidRPr="00C40A7A">
        <w:rPr>
          <w:rFonts w:ascii="Times New Roman" w:hAnsi="Times New Roman" w:cs="Times New Roman"/>
          <w:sz w:val="24"/>
          <w:szCs w:val="24"/>
        </w:rPr>
        <w:t xml:space="preserve">norganic ligands are categorized by small molecules (like water, nitrate, chloride) and </w:t>
      </w:r>
      <w:r w:rsidR="00C40A7A">
        <w:rPr>
          <w:rFonts w:ascii="Times New Roman" w:hAnsi="Times New Roman" w:cs="Times New Roman"/>
          <w:sz w:val="24"/>
          <w:szCs w:val="24"/>
        </w:rPr>
        <w:t>polyoxometalates (POMs)</w:t>
      </w:r>
      <w:r w:rsidR="00C40A7A" w:rsidRPr="00C40A7A">
        <w:rPr>
          <w:rFonts w:ascii="Times New Roman" w:hAnsi="Times New Roman" w:cs="Times New Roman"/>
          <w:sz w:val="24"/>
          <w:szCs w:val="24"/>
        </w:rPr>
        <w:t>.</w:t>
      </w:r>
      <w:r w:rsidR="00C40A7A">
        <w:rPr>
          <w:rFonts w:ascii="Times New Roman" w:hAnsi="Times New Roman" w:cs="Times New Roman"/>
          <w:sz w:val="24"/>
          <w:szCs w:val="24"/>
        </w:rPr>
        <w:t xml:space="preserve"> </w:t>
      </w:r>
      <w:r w:rsidR="009F0547">
        <w:rPr>
          <w:rFonts w:ascii="Times New Roman" w:hAnsi="Times New Roman" w:cs="Times New Roman"/>
          <w:sz w:val="24"/>
          <w:szCs w:val="24"/>
        </w:rPr>
        <w:t>The fourth script wa</w:t>
      </w:r>
      <w:r w:rsidR="00554D8C">
        <w:rPr>
          <w:rFonts w:ascii="Times New Roman" w:hAnsi="Times New Roman" w:cs="Times New Roman"/>
          <w:sz w:val="24"/>
          <w:szCs w:val="24"/>
        </w:rPr>
        <w:t xml:space="preserve">s </w:t>
      </w:r>
      <w:r w:rsidR="00D53995">
        <w:rPr>
          <w:rFonts w:ascii="Times New Roman" w:hAnsi="Times New Roman" w:cs="Times New Roman"/>
          <w:sz w:val="24"/>
          <w:szCs w:val="24"/>
        </w:rPr>
        <w:t xml:space="preserve">designed to </w:t>
      </w:r>
      <w:r w:rsidR="00FF72E8">
        <w:rPr>
          <w:rFonts w:ascii="Times New Roman" w:hAnsi="Times New Roman" w:cs="Times New Roman"/>
          <w:sz w:val="24"/>
          <w:szCs w:val="24"/>
        </w:rPr>
        <w:t xml:space="preserve">extract </w:t>
      </w:r>
      <w:r w:rsidR="00B85A35">
        <w:rPr>
          <w:rFonts w:ascii="Times New Roman" w:hAnsi="Times New Roman" w:cs="Times New Roman"/>
          <w:sz w:val="24"/>
          <w:szCs w:val="24"/>
        </w:rPr>
        <w:t xml:space="preserve">lanthanide complexes with </w:t>
      </w:r>
      <w:r w:rsidR="005672FA">
        <w:rPr>
          <w:rFonts w:ascii="Times New Roman" w:hAnsi="Times New Roman" w:cs="Times New Roman"/>
          <w:sz w:val="24"/>
          <w:szCs w:val="24"/>
        </w:rPr>
        <w:t>phenanthroline and its derivatives</w:t>
      </w:r>
      <w:r w:rsidR="00FF72E8">
        <w:rPr>
          <w:rFonts w:ascii="Times New Roman" w:hAnsi="Times New Roman" w:cs="Times New Roman"/>
          <w:sz w:val="24"/>
          <w:szCs w:val="24"/>
        </w:rPr>
        <w:t xml:space="preserve"> as ligands</w:t>
      </w:r>
      <w:r w:rsidR="00606BAF">
        <w:rPr>
          <w:rFonts w:ascii="Times New Roman" w:hAnsi="Times New Roman" w:cs="Times New Roman"/>
          <w:sz w:val="24"/>
          <w:szCs w:val="24"/>
        </w:rPr>
        <w:t xml:space="preserve">. A module was developed to </w:t>
      </w:r>
      <w:r w:rsidR="00554D8C">
        <w:rPr>
          <w:rFonts w:ascii="Times New Roman" w:hAnsi="Times New Roman" w:cs="Times New Roman"/>
          <w:sz w:val="24"/>
          <w:szCs w:val="24"/>
        </w:rPr>
        <w:t>identify</w:t>
      </w:r>
      <w:r w:rsidR="00606BAF">
        <w:rPr>
          <w:rFonts w:ascii="Times New Roman" w:hAnsi="Times New Roman" w:cs="Times New Roman"/>
          <w:sz w:val="24"/>
          <w:szCs w:val="24"/>
        </w:rPr>
        <w:t xml:space="preserve"> the complex</w:t>
      </w:r>
      <w:r w:rsidR="00554D8C">
        <w:rPr>
          <w:rFonts w:ascii="Times New Roman" w:hAnsi="Times New Roman" w:cs="Times New Roman"/>
          <w:sz w:val="24"/>
          <w:szCs w:val="24"/>
        </w:rPr>
        <w:t>es</w:t>
      </w:r>
      <w:r w:rsidR="00606BAF">
        <w:rPr>
          <w:rFonts w:ascii="Times New Roman" w:hAnsi="Times New Roman" w:cs="Times New Roman"/>
          <w:sz w:val="24"/>
          <w:szCs w:val="24"/>
        </w:rPr>
        <w:t xml:space="preserve"> with </w:t>
      </w:r>
      <w:r w:rsidR="00554D8C">
        <w:rPr>
          <w:rFonts w:ascii="Times New Roman" w:hAnsi="Times New Roman" w:cs="Times New Roman"/>
          <w:sz w:val="24"/>
          <w:szCs w:val="24"/>
        </w:rPr>
        <w:t xml:space="preserve">the </w:t>
      </w:r>
      <w:r w:rsidR="00606BAF">
        <w:rPr>
          <w:rFonts w:ascii="Times New Roman" w:hAnsi="Times New Roman" w:cs="Times New Roman"/>
          <w:sz w:val="24"/>
          <w:szCs w:val="24"/>
        </w:rPr>
        <w:t xml:space="preserve">phenanthroline </w:t>
      </w:r>
      <w:r w:rsidR="00554D8C">
        <w:rPr>
          <w:rFonts w:ascii="Times New Roman" w:hAnsi="Times New Roman" w:cs="Times New Roman"/>
          <w:sz w:val="24"/>
          <w:szCs w:val="24"/>
        </w:rPr>
        <w:t>ligand itself</w:t>
      </w:r>
      <w:r w:rsidR="00606BAF">
        <w:rPr>
          <w:rFonts w:ascii="Times New Roman" w:hAnsi="Times New Roman" w:cs="Times New Roman"/>
          <w:sz w:val="24"/>
          <w:szCs w:val="24"/>
        </w:rPr>
        <w:t xml:space="preserve">. </w:t>
      </w:r>
      <w:r>
        <w:rPr>
          <w:rFonts w:ascii="Times New Roman" w:hAnsi="Times New Roman" w:cs="Times New Roman"/>
          <w:sz w:val="24"/>
          <w:szCs w:val="24"/>
        </w:rPr>
        <w:t xml:space="preserve">A few other scripts were developed as well for recognizing specific ligands. </w:t>
      </w:r>
      <w:r w:rsidR="00606BAF">
        <w:rPr>
          <w:rFonts w:ascii="Times New Roman" w:hAnsi="Times New Roman" w:cs="Times New Roman"/>
          <w:sz w:val="24"/>
          <w:szCs w:val="24"/>
        </w:rPr>
        <w:t xml:space="preserve">Further </w:t>
      </w:r>
      <w:r w:rsidR="00B45B2F">
        <w:rPr>
          <w:rFonts w:ascii="Times New Roman" w:hAnsi="Times New Roman" w:cs="Times New Roman"/>
          <w:sz w:val="24"/>
          <w:szCs w:val="24"/>
        </w:rPr>
        <w:t xml:space="preserve">analysis of </w:t>
      </w:r>
      <w:r w:rsidR="00453146">
        <w:rPr>
          <w:rFonts w:ascii="Times New Roman" w:hAnsi="Times New Roman" w:cs="Times New Roman"/>
          <w:sz w:val="24"/>
          <w:szCs w:val="24"/>
        </w:rPr>
        <w:t xml:space="preserve">ligand types and </w:t>
      </w:r>
      <w:r w:rsidR="00B45B2F">
        <w:rPr>
          <w:rFonts w:ascii="Times New Roman" w:hAnsi="Times New Roman" w:cs="Times New Roman"/>
          <w:sz w:val="24"/>
          <w:szCs w:val="24"/>
        </w:rPr>
        <w:t xml:space="preserve">phenanthroline derivatives was </w:t>
      </w:r>
      <w:r w:rsidR="00F34FFD">
        <w:rPr>
          <w:rFonts w:ascii="Times New Roman" w:hAnsi="Times New Roman" w:cs="Times New Roman" w:hint="eastAsia"/>
          <w:sz w:val="24"/>
          <w:szCs w:val="24"/>
        </w:rPr>
        <w:t>conducted</w:t>
      </w:r>
      <w:r w:rsidR="00B45B2F">
        <w:rPr>
          <w:rFonts w:ascii="Times New Roman" w:hAnsi="Times New Roman" w:cs="Times New Roman"/>
          <w:sz w:val="24"/>
          <w:szCs w:val="24"/>
        </w:rPr>
        <w:t xml:space="preserve"> manually.</w:t>
      </w:r>
      <w:r w:rsidR="00D03375">
        <w:rPr>
          <w:rFonts w:ascii="Times New Roman" w:hAnsi="Times New Roman" w:cs="Times New Roman"/>
          <w:sz w:val="24"/>
          <w:szCs w:val="24"/>
        </w:rPr>
        <w:t xml:space="preserve"> See the data and code availability statement for access to the datasets and our scripts.</w:t>
      </w:r>
    </w:p>
    <w:p w14:paraId="4CA2A52C" w14:textId="77777777" w:rsidR="00DB25A3" w:rsidRPr="00DB7468" w:rsidRDefault="00DB25A3" w:rsidP="008C2865">
      <w:pPr>
        <w:spacing w:line="360" w:lineRule="auto"/>
        <w:jc w:val="both"/>
        <w:rPr>
          <w:rFonts w:ascii="Times New Roman" w:hAnsi="Times New Roman" w:cs="Times New Roman"/>
          <w:b/>
          <w:bCs/>
          <w:sz w:val="24"/>
          <w:szCs w:val="24"/>
        </w:rPr>
      </w:pPr>
      <w:r w:rsidRPr="00DB7468">
        <w:rPr>
          <w:rFonts w:ascii="Times New Roman" w:hAnsi="Times New Roman" w:cs="Times New Roman"/>
          <w:b/>
          <w:bCs/>
          <w:sz w:val="24"/>
          <w:szCs w:val="24"/>
        </w:rPr>
        <w:lastRenderedPageBreak/>
        <w:t>Results and Discussion</w:t>
      </w:r>
    </w:p>
    <w:p w14:paraId="7CFF2221" w14:textId="7E9C553F" w:rsidR="004917A6" w:rsidRDefault="007C2FEA" w:rsidP="008C286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Available c</w:t>
      </w:r>
      <w:r w:rsidR="00793174" w:rsidRPr="007A7535">
        <w:rPr>
          <w:rFonts w:ascii="Times New Roman" w:hAnsi="Times New Roman" w:cs="Times New Roman"/>
          <w:b/>
          <w:bCs/>
          <w:sz w:val="24"/>
          <w:szCs w:val="24"/>
        </w:rPr>
        <w:t>omplex structures across the</w:t>
      </w:r>
      <w:r w:rsidR="000765E1" w:rsidRPr="007A7535">
        <w:rPr>
          <w:rFonts w:ascii="Times New Roman" w:hAnsi="Times New Roman" w:cs="Times New Roman"/>
          <w:b/>
          <w:bCs/>
          <w:sz w:val="24"/>
          <w:szCs w:val="24"/>
        </w:rPr>
        <w:t xml:space="preserve"> lanthanide</w:t>
      </w:r>
      <w:r w:rsidR="00793174" w:rsidRPr="007A7535">
        <w:rPr>
          <w:rFonts w:ascii="Times New Roman" w:hAnsi="Times New Roman" w:cs="Times New Roman"/>
          <w:b/>
          <w:bCs/>
          <w:sz w:val="24"/>
          <w:szCs w:val="24"/>
        </w:rPr>
        <w:t xml:space="preserve"> series</w:t>
      </w:r>
    </w:p>
    <w:p w14:paraId="499824A9" w14:textId="5958B6B7" w:rsidR="005C738D" w:rsidRPr="008C2865" w:rsidRDefault="00793174" w:rsidP="008C2865">
      <w:pPr>
        <w:spacing w:line="360" w:lineRule="auto"/>
        <w:jc w:val="both"/>
        <w:rPr>
          <w:rFonts w:ascii="Calibri" w:eastAsia="Times New Roman" w:hAnsi="Calibri" w:cs="Calibri"/>
          <w:color w:val="000000"/>
        </w:rPr>
      </w:pPr>
      <w:r>
        <w:rPr>
          <w:rFonts w:ascii="Times New Roman" w:hAnsi="Times New Roman" w:cs="Times New Roman"/>
          <w:sz w:val="24"/>
          <w:szCs w:val="24"/>
        </w:rPr>
        <w:t xml:space="preserve">After </w:t>
      </w:r>
      <w:r w:rsidRPr="00DB7468">
        <w:rPr>
          <w:rFonts w:ascii="Times New Roman" w:hAnsi="Times New Roman" w:cs="Times New Roman"/>
          <w:sz w:val="24"/>
          <w:szCs w:val="24"/>
        </w:rPr>
        <w:t xml:space="preserve">the elimination of erroneous entries and those lacking </w:t>
      </w:r>
      <w:r w:rsidR="00453146">
        <w:rPr>
          <w:rFonts w:ascii="Times New Roman" w:hAnsi="Times New Roman" w:cs="Times New Roman"/>
          <w:sz w:val="24"/>
          <w:szCs w:val="24"/>
        </w:rPr>
        <w:t>three-dimensional structural</w:t>
      </w:r>
      <w:r w:rsidRPr="00DB7468">
        <w:rPr>
          <w:rFonts w:ascii="Times New Roman" w:hAnsi="Times New Roman" w:cs="Times New Roman"/>
          <w:sz w:val="24"/>
          <w:szCs w:val="24"/>
        </w:rPr>
        <w:t xml:space="preserve"> information</w:t>
      </w:r>
      <w:r w:rsidR="00453146">
        <w:rPr>
          <w:rFonts w:ascii="Times New Roman" w:hAnsi="Times New Roman" w:cs="Times New Roman"/>
          <w:sz w:val="24"/>
          <w:szCs w:val="24"/>
        </w:rPr>
        <w:t xml:space="preserve"> (atomic coordinates)</w:t>
      </w:r>
      <w:r>
        <w:rPr>
          <w:rFonts w:ascii="Times New Roman" w:hAnsi="Times New Roman" w:cs="Times New Roman"/>
          <w:sz w:val="24"/>
          <w:szCs w:val="24"/>
        </w:rPr>
        <w:t xml:space="preserve">, </w:t>
      </w:r>
      <w:r w:rsidR="00453146">
        <w:rPr>
          <w:rFonts w:ascii="Times New Roman" w:hAnsi="Times New Roman" w:cs="Times New Roman"/>
          <w:sz w:val="24"/>
          <w:szCs w:val="24"/>
        </w:rPr>
        <w:t>we have found</w:t>
      </w:r>
      <w:r w:rsidR="00453146" w:rsidRPr="00DB7468">
        <w:rPr>
          <w:rFonts w:ascii="Times New Roman" w:hAnsi="Times New Roman" w:cs="Times New Roman"/>
          <w:sz w:val="24"/>
          <w:szCs w:val="24"/>
        </w:rPr>
        <w:t xml:space="preserve"> a total of </w:t>
      </w:r>
      <w:r w:rsidR="00211BBF">
        <w:rPr>
          <w:rFonts w:ascii="Times New Roman" w:hAnsi="Times New Roman" w:cs="Times New Roman"/>
          <w:sz w:val="24"/>
          <w:szCs w:val="24"/>
        </w:rPr>
        <w:t>49472</w:t>
      </w:r>
      <w:r w:rsidR="00211BBF" w:rsidRPr="00DB7468">
        <w:rPr>
          <w:rFonts w:ascii="Times New Roman" w:hAnsi="Times New Roman" w:cs="Times New Roman"/>
          <w:sz w:val="24"/>
          <w:szCs w:val="24"/>
        </w:rPr>
        <w:t xml:space="preserve"> </w:t>
      </w:r>
      <w:r w:rsidR="00453146" w:rsidRPr="00DB7468">
        <w:rPr>
          <w:rFonts w:ascii="Times New Roman" w:hAnsi="Times New Roman" w:cs="Times New Roman"/>
          <w:sz w:val="24"/>
          <w:szCs w:val="24"/>
        </w:rPr>
        <w:t xml:space="preserve">crystal structures </w:t>
      </w:r>
      <w:r w:rsidR="00453146">
        <w:rPr>
          <w:rFonts w:ascii="Times New Roman" w:hAnsi="Times New Roman" w:cs="Times New Roman"/>
          <w:sz w:val="24"/>
          <w:szCs w:val="24"/>
        </w:rPr>
        <w:t xml:space="preserve">of Ln complexes in CSD (Subset 1). </w:t>
      </w:r>
      <w:r w:rsidRPr="00DB7468">
        <w:rPr>
          <w:rFonts w:ascii="Times New Roman" w:hAnsi="Times New Roman" w:cs="Times New Roman"/>
          <w:sz w:val="24"/>
          <w:szCs w:val="24"/>
        </w:rPr>
        <w:t xml:space="preserve">Figure 1 depicts the distribution of </w:t>
      </w:r>
      <w:r>
        <w:rPr>
          <w:rFonts w:ascii="Times New Roman" w:hAnsi="Times New Roman" w:cs="Times New Roman"/>
          <w:sz w:val="24"/>
          <w:szCs w:val="24"/>
        </w:rPr>
        <w:t>S</w:t>
      </w:r>
      <w:r w:rsidRPr="00DB7468">
        <w:rPr>
          <w:rFonts w:ascii="Times New Roman" w:hAnsi="Times New Roman" w:cs="Times New Roman"/>
          <w:sz w:val="24"/>
          <w:szCs w:val="24"/>
        </w:rPr>
        <w:t>ubset</w:t>
      </w:r>
      <w:r>
        <w:rPr>
          <w:rFonts w:ascii="Times New Roman" w:hAnsi="Times New Roman" w:cs="Times New Roman"/>
          <w:sz w:val="24"/>
          <w:szCs w:val="24"/>
        </w:rPr>
        <w:t xml:space="preserve"> 1 </w:t>
      </w:r>
      <w:r w:rsidR="00453146">
        <w:rPr>
          <w:rFonts w:ascii="Times New Roman" w:hAnsi="Times New Roman" w:cs="Times New Roman"/>
          <w:sz w:val="24"/>
          <w:szCs w:val="24"/>
        </w:rPr>
        <w:t>across the</w:t>
      </w:r>
      <w:r w:rsidR="00453146" w:rsidRPr="00453146">
        <w:rPr>
          <w:rFonts w:ascii="Times New Roman" w:hAnsi="Times New Roman" w:cs="Times New Roman"/>
          <w:sz w:val="24"/>
          <w:szCs w:val="24"/>
        </w:rPr>
        <w:t xml:space="preserve"> lanthanide series</w:t>
      </w:r>
      <w:r w:rsidRPr="00DB7468">
        <w:rPr>
          <w:rFonts w:ascii="Times New Roman" w:hAnsi="Times New Roman" w:cs="Times New Roman"/>
          <w:sz w:val="24"/>
          <w:szCs w:val="24"/>
        </w:rPr>
        <w:t xml:space="preserve">. The average number of structures available for each </w:t>
      </w:r>
      <w:r>
        <w:rPr>
          <w:rFonts w:ascii="Times New Roman" w:hAnsi="Times New Roman" w:cs="Times New Roman"/>
          <w:sz w:val="24"/>
          <w:szCs w:val="24"/>
        </w:rPr>
        <w:t xml:space="preserve">Ln </w:t>
      </w:r>
      <w:r w:rsidRPr="00DB7468">
        <w:rPr>
          <w:rFonts w:ascii="Times New Roman" w:hAnsi="Times New Roman" w:cs="Times New Roman"/>
          <w:sz w:val="24"/>
          <w:szCs w:val="24"/>
        </w:rPr>
        <w:t>element is 3</w:t>
      </w:r>
      <w:r>
        <w:rPr>
          <w:rFonts w:ascii="Times New Roman" w:hAnsi="Times New Roman" w:cs="Times New Roman"/>
          <w:sz w:val="24"/>
          <w:szCs w:val="24"/>
        </w:rPr>
        <w:t>53</w:t>
      </w:r>
      <w:r w:rsidR="00211BBF">
        <w:rPr>
          <w:rFonts w:ascii="Times New Roman" w:hAnsi="Times New Roman" w:cs="Times New Roman"/>
          <w:sz w:val="24"/>
          <w:szCs w:val="24"/>
        </w:rPr>
        <w:t>3</w:t>
      </w:r>
      <w:r w:rsidR="00453146">
        <w:rPr>
          <w:rFonts w:ascii="Times New Roman" w:hAnsi="Times New Roman" w:cs="Times New Roman"/>
          <w:sz w:val="24"/>
          <w:szCs w:val="24"/>
        </w:rPr>
        <w:t xml:space="preserve"> (excluding Pm)</w:t>
      </w:r>
      <w:r w:rsidRPr="00DB7468">
        <w:rPr>
          <w:rFonts w:ascii="Times New Roman" w:hAnsi="Times New Roman" w:cs="Times New Roman"/>
          <w:sz w:val="24"/>
          <w:szCs w:val="24"/>
        </w:rPr>
        <w:t>.</w:t>
      </w:r>
      <w:r>
        <w:rPr>
          <w:rFonts w:ascii="Times New Roman" w:hAnsi="Times New Roman" w:cs="Times New Roman"/>
          <w:sz w:val="24"/>
          <w:szCs w:val="24"/>
        </w:rPr>
        <w:t xml:space="preserve"> Subset 2 is a subset of Subset 1 and comprise</w:t>
      </w:r>
      <w:r w:rsidR="004917A6">
        <w:rPr>
          <w:rFonts w:ascii="Times New Roman" w:hAnsi="Times New Roman" w:cs="Times New Roman"/>
          <w:sz w:val="24"/>
          <w:szCs w:val="24"/>
        </w:rPr>
        <w:t>s</w:t>
      </w:r>
      <w:r>
        <w:rPr>
          <w:rFonts w:ascii="Times New Roman" w:hAnsi="Times New Roman" w:cs="Times New Roman"/>
          <w:sz w:val="24"/>
          <w:szCs w:val="24"/>
        </w:rPr>
        <w:t xml:space="preserve"> the </w:t>
      </w:r>
      <w:r w:rsidR="00211BBF">
        <w:rPr>
          <w:rFonts w:ascii="Times New Roman" w:hAnsi="Times New Roman" w:cs="Times New Roman"/>
          <w:sz w:val="24"/>
          <w:szCs w:val="24"/>
        </w:rPr>
        <w:t>27858</w:t>
      </w:r>
      <w:r w:rsidR="00211BBF" w:rsidRPr="008C2865">
        <w:rPr>
          <w:rFonts w:ascii="Times New Roman" w:hAnsi="Times New Roman" w:cs="Times New Roman"/>
          <w:sz w:val="24"/>
          <w:szCs w:val="24"/>
        </w:rPr>
        <w:t xml:space="preserve"> </w:t>
      </w:r>
      <w:r>
        <w:rPr>
          <w:rFonts w:ascii="Times New Roman" w:hAnsi="Times New Roman" w:cs="Times New Roman"/>
          <w:sz w:val="24"/>
          <w:szCs w:val="24"/>
        </w:rPr>
        <w:t xml:space="preserve">mononuclear </w:t>
      </w:r>
      <w:r w:rsidR="00453146">
        <w:rPr>
          <w:rFonts w:ascii="Times New Roman" w:hAnsi="Times New Roman" w:cs="Times New Roman"/>
          <w:sz w:val="24"/>
          <w:szCs w:val="24"/>
        </w:rPr>
        <w:t xml:space="preserve">Ln </w:t>
      </w:r>
      <w:r>
        <w:rPr>
          <w:rFonts w:ascii="Times New Roman" w:hAnsi="Times New Roman" w:cs="Times New Roman"/>
          <w:sz w:val="24"/>
          <w:szCs w:val="24"/>
        </w:rPr>
        <w:t>complex structures.</w:t>
      </w:r>
      <w:r w:rsidR="00DC71CD">
        <w:rPr>
          <w:rFonts w:ascii="Times New Roman" w:hAnsi="Times New Roman" w:cs="Times New Roman"/>
          <w:sz w:val="24"/>
          <w:szCs w:val="24"/>
        </w:rPr>
        <w:t xml:space="preserve"> To make sure that there are no duplicates,</w:t>
      </w:r>
      <w:r>
        <w:rPr>
          <w:rFonts w:ascii="Times New Roman" w:hAnsi="Times New Roman" w:cs="Times New Roman"/>
          <w:sz w:val="24"/>
          <w:szCs w:val="24"/>
        </w:rPr>
        <w:t xml:space="preserve"> </w:t>
      </w:r>
      <w:r w:rsidR="00DC71CD">
        <w:rPr>
          <w:rFonts w:ascii="Times New Roman" w:hAnsi="Times New Roman" w:cs="Times New Roman"/>
          <w:sz w:val="24"/>
          <w:szCs w:val="24"/>
        </w:rPr>
        <w:t>e</w:t>
      </w:r>
      <w:r w:rsidR="00DC71CD" w:rsidRPr="00DC71CD">
        <w:rPr>
          <w:rFonts w:ascii="Times New Roman" w:hAnsi="Times New Roman" w:cs="Times New Roman"/>
          <w:sz w:val="24"/>
          <w:szCs w:val="24"/>
        </w:rPr>
        <w:t xml:space="preserve">ach structural entry in </w:t>
      </w:r>
      <w:r w:rsidR="00DC71CD">
        <w:rPr>
          <w:rFonts w:ascii="Times New Roman" w:hAnsi="Times New Roman" w:cs="Times New Roman"/>
          <w:sz w:val="24"/>
          <w:szCs w:val="24"/>
        </w:rPr>
        <w:t>S</w:t>
      </w:r>
      <w:r w:rsidR="00DC71CD" w:rsidRPr="00DC71CD">
        <w:rPr>
          <w:rFonts w:ascii="Times New Roman" w:hAnsi="Times New Roman" w:cs="Times New Roman"/>
          <w:sz w:val="24"/>
          <w:szCs w:val="24"/>
        </w:rPr>
        <w:t>ubset</w:t>
      </w:r>
      <w:r w:rsidR="00DC71CD">
        <w:rPr>
          <w:rFonts w:ascii="Times New Roman" w:hAnsi="Times New Roman" w:cs="Times New Roman"/>
          <w:sz w:val="24"/>
          <w:szCs w:val="24"/>
        </w:rPr>
        <w:t xml:space="preserve"> 2 </w:t>
      </w:r>
      <w:r w:rsidR="00DC71CD" w:rsidRPr="00DC71CD">
        <w:rPr>
          <w:rFonts w:ascii="Times New Roman" w:hAnsi="Times New Roman" w:cs="Times New Roman"/>
          <w:sz w:val="24"/>
          <w:szCs w:val="24"/>
        </w:rPr>
        <w:t>(</w:t>
      </w:r>
      <w:r w:rsidR="00DC71CD">
        <w:rPr>
          <w:rFonts w:ascii="Times New Roman" w:hAnsi="Times New Roman" w:cs="Times New Roman"/>
          <w:sz w:val="24"/>
          <w:szCs w:val="24"/>
        </w:rPr>
        <w:t>in the MOL</w:t>
      </w:r>
      <w:r w:rsidR="00DC71CD" w:rsidRPr="00DC71CD">
        <w:rPr>
          <w:rFonts w:ascii="Times New Roman" w:hAnsi="Times New Roman" w:cs="Times New Roman"/>
          <w:sz w:val="24"/>
          <w:szCs w:val="24"/>
        </w:rPr>
        <w:t xml:space="preserve"> format) was converted into a unique hash code (64-bit encoded) using R</w:t>
      </w:r>
      <w:r w:rsidR="00F97691">
        <w:rPr>
          <w:rFonts w:ascii="Times New Roman" w:hAnsi="Times New Roman" w:cs="Times New Roman"/>
          <w:sz w:val="24"/>
          <w:szCs w:val="24"/>
        </w:rPr>
        <w:t>DK</w:t>
      </w:r>
      <w:r w:rsidR="00DC71CD" w:rsidRPr="00DC71CD">
        <w:rPr>
          <w:rFonts w:ascii="Times New Roman" w:hAnsi="Times New Roman" w:cs="Times New Roman"/>
          <w:sz w:val="24"/>
          <w:szCs w:val="24"/>
        </w:rPr>
        <w:t xml:space="preserve">it </w:t>
      </w:r>
      <w:r w:rsidR="008C2865">
        <w:rPr>
          <w:rFonts w:ascii="Times New Roman" w:hAnsi="Times New Roman" w:cs="Times New Roman"/>
          <w:sz w:val="24"/>
          <w:szCs w:val="24"/>
        </w:rPr>
        <w:t xml:space="preserve">and </w:t>
      </w:r>
      <w:r w:rsidR="00DC71CD" w:rsidRPr="00DC71CD">
        <w:rPr>
          <w:rFonts w:ascii="Times New Roman" w:hAnsi="Times New Roman" w:cs="Times New Roman"/>
          <w:sz w:val="24"/>
          <w:szCs w:val="24"/>
        </w:rPr>
        <w:t>no duplicate hash codes were found</w:t>
      </w:r>
      <w:r w:rsidR="00DC71CD">
        <w:rPr>
          <w:rFonts w:ascii="Times New Roman" w:hAnsi="Times New Roman" w:cs="Times New Roman"/>
          <w:sz w:val="24"/>
          <w:szCs w:val="24"/>
        </w:rPr>
        <w:t>.</w:t>
      </w:r>
      <w:r w:rsidR="00DC71CD" w:rsidRPr="00DC71CD">
        <w:rPr>
          <w:rFonts w:ascii="Times New Roman" w:hAnsi="Times New Roman" w:cs="Times New Roman"/>
          <w:sz w:val="24"/>
          <w:szCs w:val="24"/>
        </w:rPr>
        <w:t xml:space="preserve"> </w:t>
      </w:r>
      <w:r w:rsidRPr="00DB7468">
        <w:rPr>
          <w:rFonts w:ascii="Times New Roman" w:hAnsi="Times New Roman" w:cs="Times New Roman"/>
          <w:sz w:val="24"/>
          <w:szCs w:val="24"/>
        </w:rPr>
        <w:t>Notably, the number of structures for elements Praseodymium (</w:t>
      </w:r>
      <w:proofErr w:type="spellStart"/>
      <w:r w:rsidRPr="00DB7468">
        <w:rPr>
          <w:rFonts w:ascii="Times New Roman" w:hAnsi="Times New Roman" w:cs="Times New Roman"/>
          <w:sz w:val="24"/>
          <w:szCs w:val="24"/>
        </w:rPr>
        <w:t>Pr</w:t>
      </w:r>
      <w:proofErr w:type="spellEnd"/>
      <w:r w:rsidRPr="00DB7468">
        <w:rPr>
          <w:rFonts w:ascii="Times New Roman" w:hAnsi="Times New Roman" w:cs="Times New Roman"/>
          <w:sz w:val="24"/>
          <w:szCs w:val="24"/>
        </w:rPr>
        <w:t xml:space="preserve">), Holmium (Ho), Thulium (Tm), and Lutetium (Lu) is smaller </w:t>
      </w:r>
      <w:r>
        <w:rPr>
          <w:rFonts w:ascii="Times New Roman" w:hAnsi="Times New Roman" w:cs="Times New Roman"/>
          <w:sz w:val="24"/>
          <w:szCs w:val="24"/>
        </w:rPr>
        <w:t>than that of other Ln ions</w:t>
      </w:r>
      <w:r w:rsidRPr="00DB7468">
        <w:rPr>
          <w:rFonts w:ascii="Times New Roman" w:hAnsi="Times New Roman" w:cs="Times New Roman"/>
          <w:sz w:val="24"/>
          <w:szCs w:val="24"/>
        </w:rPr>
        <w:t xml:space="preserve">. </w:t>
      </w:r>
    </w:p>
    <w:p w14:paraId="776BC5D2" w14:textId="3B61F47E" w:rsidR="0021234D" w:rsidRPr="00DB7468" w:rsidRDefault="00E14E54" w:rsidP="008C2865">
      <w:pPr>
        <w:keepNext/>
        <w:spacing w:line="360" w:lineRule="auto"/>
        <w:jc w:val="center"/>
        <w:rPr>
          <w:rFonts w:ascii="Times New Roman" w:hAnsi="Times New Roman" w:cs="Times New Roman"/>
          <w:sz w:val="24"/>
          <w:szCs w:val="24"/>
        </w:rPr>
      </w:pPr>
      <w:r w:rsidRPr="00E14E54">
        <w:rPr>
          <w:noProof/>
        </w:rPr>
        <w:t xml:space="preserve"> </w:t>
      </w:r>
      <w:r w:rsidRPr="00E14E54">
        <w:rPr>
          <w:rFonts w:ascii="Times New Roman" w:hAnsi="Times New Roman" w:cs="Times New Roman"/>
          <w:noProof/>
          <w:sz w:val="24"/>
          <w:szCs w:val="24"/>
        </w:rPr>
        <w:drawing>
          <wp:inline distT="0" distB="0" distL="0" distR="0" wp14:anchorId="0D343F99" wp14:editId="753FA2DF">
            <wp:extent cx="3626708" cy="2774367"/>
            <wp:effectExtent l="0" t="0" r="5715" b="0"/>
            <wp:docPr id="289801899" name="Picture 2">
              <a:extLst xmlns:a="http://schemas.openxmlformats.org/drawingml/2006/main">
                <a:ext uri="{FF2B5EF4-FFF2-40B4-BE49-F238E27FC236}">
                  <a16:creationId xmlns:a16="http://schemas.microsoft.com/office/drawing/2014/main" id="{CDE0222D-2AC4-DE35-5C8D-208EC33FA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E0222D-2AC4-DE35-5C8D-208EC33FAC22}"/>
                        </a:ext>
                      </a:extLst>
                    </pic:cNvPr>
                    <pic:cNvPicPr>
                      <a:picLocks noChangeAspect="1"/>
                    </pic:cNvPicPr>
                  </pic:nvPicPr>
                  <pic:blipFill rotWithShape="1">
                    <a:blip r:embed="rId8"/>
                    <a:srcRect l="8196" t="10023" r="13120" b="11563"/>
                    <a:stretch/>
                  </pic:blipFill>
                  <pic:spPr>
                    <a:xfrm>
                      <a:off x="0" y="0"/>
                      <a:ext cx="3640071" cy="2784589"/>
                    </a:xfrm>
                    <a:prstGeom prst="rect">
                      <a:avLst/>
                    </a:prstGeom>
                  </pic:spPr>
                </pic:pic>
              </a:graphicData>
            </a:graphic>
          </wp:inline>
        </w:drawing>
      </w:r>
    </w:p>
    <w:p w14:paraId="5E818B1C" w14:textId="0477B73B" w:rsidR="000765E1" w:rsidRPr="007A7535" w:rsidRDefault="000765E1" w:rsidP="008C2865">
      <w:pPr>
        <w:pStyle w:val="Caption"/>
        <w:spacing w:line="360" w:lineRule="auto"/>
        <w:jc w:val="both"/>
        <w:rPr>
          <w:rFonts w:ascii="Times New Roman" w:hAnsi="Times New Roman" w:cs="Times New Roman"/>
          <w:i w:val="0"/>
          <w:iCs w:val="0"/>
          <w:color w:val="auto"/>
          <w:sz w:val="20"/>
          <w:szCs w:val="20"/>
        </w:rPr>
      </w:pPr>
      <w:bookmarkStart w:id="0" w:name="OLE_LINK1"/>
      <w:r w:rsidRPr="007A7535">
        <w:rPr>
          <w:rFonts w:ascii="Times New Roman" w:hAnsi="Times New Roman" w:cs="Times New Roman"/>
          <w:b/>
          <w:bCs/>
          <w:i w:val="0"/>
          <w:iCs w:val="0"/>
          <w:color w:val="auto"/>
          <w:sz w:val="20"/>
          <w:szCs w:val="20"/>
        </w:rPr>
        <w:t xml:space="preserve">Figure </w:t>
      </w:r>
      <w:r w:rsidRPr="007A7535">
        <w:rPr>
          <w:rFonts w:ascii="Times New Roman" w:hAnsi="Times New Roman" w:cs="Times New Roman"/>
          <w:b/>
          <w:bCs/>
          <w:i w:val="0"/>
          <w:iCs w:val="0"/>
          <w:color w:val="auto"/>
          <w:sz w:val="20"/>
          <w:szCs w:val="20"/>
        </w:rPr>
        <w:fldChar w:fldCharType="begin"/>
      </w:r>
      <w:r w:rsidRPr="007A7535">
        <w:rPr>
          <w:rFonts w:ascii="Times New Roman" w:hAnsi="Times New Roman" w:cs="Times New Roman"/>
          <w:b/>
          <w:bCs/>
          <w:i w:val="0"/>
          <w:iCs w:val="0"/>
          <w:color w:val="auto"/>
          <w:sz w:val="20"/>
          <w:szCs w:val="20"/>
        </w:rPr>
        <w:instrText xml:space="preserve"> SEQ Figure \* ARABIC </w:instrText>
      </w:r>
      <w:r w:rsidRPr="007A7535">
        <w:rPr>
          <w:rFonts w:ascii="Times New Roman" w:hAnsi="Times New Roman" w:cs="Times New Roman"/>
          <w:b/>
          <w:bCs/>
          <w:i w:val="0"/>
          <w:iCs w:val="0"/>
          <w:color w:val="auto"/>
          <w:sz w:val="20"/>
          <w:szCs w:val="20"/>
        </w:rPr>
        <w:fldChar w:fldCharType="separate"/>
      </w:r>
      <w:r w:rsidR="002B4F8E">
        <w:rPr>
          <w:rFonts w:ascii="Times New Roman" w:hAnsi="Times New Roman" w:cs="Times New Roman"/>
          <w:b/>
          <w:bCs/>
          <w:i w:val="0"/>
          <w:iCs w:val="0"/>
          <w:noProof/>
          <w:color w:val="auto"/>
          <w:sz w:val="20"/>
          <w:szCs w:val="20"/>
        </w:rPr>
        <w:t>1</w:t>
      </w:r>
      <w:r w:rsidRPr="007A7535">
        <w:rPr>
          <w:rFonts w:ascii="Times New Roman" w:hAnsi="Times New Roman" w:cs="Times New Roman"/>
          <w:b/>
          <w:bCs/>
          <w:i w:val="0"/>
          <w:iCs w:val="0"/>
          <w:color w:val="auto"/>
          <w:sz w:val="20"/>
          <w:szCs w:val="20"/>
        </w:rPr>
        <w:fldChar w:fldCharType="end"/>
      </w:r>
      <w:r w:rsidRPr="007A7535">
        <w:rPr>
          <w:rFonts w:ascii="Times New Roman" w:hAnsi="Times New Roman" w:cs="Times New Roman"/>
          <w:b/>
          <w:bCs/>
          <w:i w:val="0"/>
          <w:iCs w:val="0"/>
          <w:color w:val="auto"/>
          <w:sz w:val="20"/>
          <w:szCs w:val="20"/>
        </w:rPr>
        <w:t>.</w:t>
      </w:r>
      <w:r w:rsidRPr="007A7535">
        <w:rPr>
          <w:rFonts w:ascii="Times New Roman" w:hAnsi="Times New Roman" w:cs="Times New Roman"/>
          <w:i w:val="0"/>
          <w:iCs w:val="0"/>
          <w:color w:val="auto"/>
          <w:sz w:val="20"/>
          <w:szCs w:val="20"/>
        </w:rPr>
        <w:t xml:space="preserve"> Distribution of </w:t>
      </w:r>
      <w:r w:rsidR="00793174" w:rsidRPr="007A7535">
        <w:rPr>
          <w:rFonts w:ascii="Times New Roman" w:hAnsi="Times New Roman" w:cs="Times New Roman"/>
          <w:i w:val="0"/>
          <w:iCs w:val="0"/>
          <w:color w:val="auto"/>
          <w:sz w:val="20"/>
          <w:szCs w:val="20"/>
        </w:rPr>
        <w:t xml:space="preserve">the </w:t>
      </w:r>
      <w:r w:rsidR="00211BBF" w:rsidRPr="00211BBF">
        <w:rPr>
          <w:rFonts w:ascii="Times New Roman" w:hAnsi="Times New Roman" w:cs="Times New Roman"/>
          <w:i w:val="0"/>
          <w:iCs w:val="0"/>
          <w:color w:val="auto"/>
          <w:sz w:val="20"/>
          <w:szCs w:val="20"/>
        </w:rPr>
        <w:t xml:space="preserve">49472 </w:t>
      </w:r>
      <w:r w:rsidRPr="007A7535">
        <w:rPr>
          <w:rFonts w:ascii="Times New Roman" w:hAnsi="Times New Roman" w:cs="Times New Roman"/>
          <w:i w:val="0"/>
          <w:iCs w:val="0"/>
          <w:color w:val="auto"/>
          <w:sz w:val="20"/>
          <w:szCs w:val="20"/>
        </w:rPr>
        <w:t xml:space="preserve">crystal </w:t>
      </w:r>
      <w:bookmarkEnd w:id="0"/>
      <w:r w:rsidRPr="007A7535">
        <w:rPr>
          <w:rFonts w:ascii="Times New Roman" w:hAnsi="Times New Roman" w:cs="Times New Roman"/>
          <w:i w:val="0"/>
          <w:iCs w:val="0"/>
          <w:color w:val="auto"/>
          <w:sz w:val="20"/>
          <w:szCs w:val="20"/>
        </w:rPr>
        <w:t>structures</w:t>
      </w:r>
      <w:r w:rsidR="00793174" w:rsidRPr="007A7535">
        <w:rPr>
          <w:rFonts w:ascii="Times New Roman" w:hAnsi="Times New Roman" w:cs="Times New Roman"/>
          <w:i w:val="0"/>
          <w:iCs w:val="0"/>
          <w:color w:val="auto"/>
          <w:sz w:val="20"/>
          <w:szCs w:val="20"/>
        </w:rPr>
        <w:t xml:space="preserve"> of Subset 1 (</w:t>
      </w:r>
      <w:r w:rsidR="00D65860">
        <w:rPr>
          <w:rFonts w:ascii="Times New Roman" w:hAnsi="Times New Roman" w:cs="Times New Roman"/>
          <w:i w:val="0"/>
          <w:iCs w:val="0"/>
          <w:color w:val="auto"/>
          <w:sz w:val="20"/>
          <w:szCs w:val="20"/>
        </w:rPr>
        <w:t>all</w:t>
      </w:r>
      <w:r w:rsidR="00793174" w:rsidRPr="007A7535">
        <w:rPr>
          <w:rFonts w:ascii="Times New Roman" w:hAnsi="Times New Roman" w:cs="Times New Roman"/>
          <w:i w:val="0"/>
          <w:iCs w:val="0"/>
          <w:color w:val="auto"/>
          <w:sz w:val="20"/>
          <w:szCs w:val="20"/>
        </w:rPr>
        <w:t xml:space="preserve"> Ln complexes)</w:t>
      </w:r>
      <w:r w:rsidR="00FC263E" w:rsidRPr="007A7535">
        <w:rPr>
          <w:rFonts w:ascii="Times New Roman" w:hAnsi="Times New Roman" w:cs="Times New Roman"/>
          <w:i w:val="0"/>
          <w:iCs w:val="0"/>
          <w:color w:val="auto"/>
          <w:sz w:val="20"/>
          <w:szCs w:val="20"/>
        </w:rPr>
        <w:t xml:space="preserve"> </w:t>
      </w:r>
      <w:r w:rsidR="0052651A" w:rsidRPr="007A7535">
        <w:rPr>
          <w:rFonts w:ascii="Times New Roman" w:hAnsi="Times New Roman" w:cs="Times New Roman"/>
          <w:i w:val="0"/>
          <w:iCs w:val="0"/>
          <w:color w:val="auto"/>
          <w:sz w:val="20"/>
          <w:szCs w:val="20"/>
        </w:rPr>
        <w:t xml:space="preserve">and the </w:t>
      </w:r>
      <w:r w:rsidR="00211BBF" w:rsidRPr="00211BBF">
        <w:rPr>
          <w:rFonts w:ascii="Times New Roman" w:hAnsi="Times New Roman" w:cs="Times New Roman"/>
          <w:i w:val="0"/>
          <w:iCs w:val="0"/>
          <w:color w:val="auto"/>
          <w:sz w:val="20"/>
          <w:szCs w:val="20"/>
        </w:rPr>
        <w:t xml:space="preserve">27858 </w:t>
      </w:r>
      <w:r w:rsidR="00FC263E" w:rsidRPr="007A7535">
        <w:rPr>
          <w:rFonts w:ascii="Times New Roman" w:hAnsi="Times New Roman" w:cs="Times New Roman"/>
          <w:i w:val="0"/>
          <w:iCs w:val="0"/>
          <w:color w:val="auto"/>
          <w:sz w:val="20"/>
          <w:szCs w:val="20"/>
        </w:rPr>
        <w:t xml:space="preserve">crystal structures </w:t>
      </w:r>
      <w:r w:rsidR="00793174" w:rsidRPr="007A7535">
        <w:rPr>
          <w:rFonts w:ascii="Times New Roman" w:hAnsi="Times New Roman" w:cs="Times New Roman"/>
          <w:i w:val="0"/>
          <w:iCs w:val="0"/>
          <w:color w:val="auto"/>
          <w:sz w:val="20"/>
          <w:szCs w:val="20"/>
        </w:rPr>
        <w:t xml:space="preserve">of Subset 2 (mononuclear Ln complexes) </w:t>
      </w:r>
      <w:r w:rsidR="00D65860">
        <w:rPr>
          <w:rFonts w:ascii="Times New Roman" w:hAnsi="Times New Roman" w:cs="Times New Roman"/>
          <w:i w:val="0"/>
          <w:iCs w:val="0"/>
          <w:color w:val="auto"/>
          <w:sz w:val="20"/>
          <w:szCs w:val="20"/>
        </w:rPr>
        <w:t>from</w:t>
      </w:r>
      <w:r w:rsidRPr="007A7535">
        <w:rPr>
          <w:rFonts w:ascii="Times New Roman" w:hAnsi="Times New Roman" w:cs="Times New Roman"/>
          <w:i w:val="0"/>
          <w:iCs w:val="0"/>
          <w:color w:val="auto"/>
          <w:sz w:val="20"/>
          <w:szCs w:val="20"/>
        </w:rPr>
        <w:t xml:space="preserve"> the Cambridge Structural Database</w:t>
      </w:r>
      <w:r w:rsidR="00793174" w:rsidRPr="007A7535">
        <w:rPr>
          <w:rFonts w:ascii="Times New Roman" w:hAnsi="Times New Roman" w:cs="Times New Roman"/>
          <w:i w:val="0"/>
          <w:iCs w:val="0"/>
          <w:color w:val="auto"/>
          <w:sz w:val="20"/>
          <w:szCs w:val="20"/>
        </w:rPr>
        <w:t xml:space="preserve"> over the Ln series</w:t>
      </w:r>
      <w:r w:rsidRPr="007A7535">
        <w:rPr>
          <w:rFonts w:ascii="Times New Roman" w:hAnsi="Times New Roman" w:cs="Times New Roman"/>
          <w:i w:val="0"/>
          <w:iCs w:val="0"/>
          <w:color w:val="auto"/>
          <w:sz w:val="20"/>
          <w:szCs w:val="20"/>
        </w:rPr>
        <w:t>.</w:t>
      </w:r>
    </w:p>
    <w:p w14:paraId="3FED6F37" w14:textId="77777777" w:rsidR="00793174" w:rsidRDefault="00793174" w:rsidP="008C2865">
      <w:pPr>
        <w:spacing w:line="360" w:lineRule="auto"/>
      </w:pPr>
    </w:p>
    <w:p w14:paraId="7984A85B" w14:textId="47D776A0" w:rsidR="004917A6" w:rsidRDefault="00793174" w:rsidP="008C2865">
      <w:pPr>
        <w:spacing w:line="360" w:lineRule="auto"/>
        <w:jc w:val="both"/>
        <w:rPr>
          <w:rFonts w:ascii="Times New Roman" w:hAnsi="Times New Roman" w:cs="Times New Roman"/>
          <w:b/>
          <w:bCs/>
          <w:sz w:val="24"/>
          <w:szCs w:val="24"/>
        </w:rPr>
      </w:pPr>
      <w:r w:rsidRPr="007A7535">
        <w:rPr>
          <w:rFonts w:ascii="Times New Roman" w:hAnsi="Times New Roman" w:cs="Times New Roman"/>
          <w:b/>
          <w:bCs/>
          <w:sz w:val="24"/>
          <w:szCs w:val="24"/>
        </w:rPr>
        <w:t>Coordination number</w:t>
      </w:r>
      <w:r w:rsidR="002202FC">
        <w:rPr>
          <w:rFonts w:ascii="Times New Roman" w:hAnsi="Times New Roman" w:cs="Times New Roman"/>
          <w:b/>
          <w:bCs/>
          <w:sz w:val="24"/>
          <w:szCs w:val="24"/>
        </w:rPr>
        <w:t xml:space="preserve"> and </w:t>
      </w:r>
      <w:r w:rsidRPr="007A7535">
        <w:rPr>
          <w:rFonts w:ascii="Times New Roman" w:hAnsi="Times New Roman" w:cs="Times New Roman"/>
          <w:b/>
          <w:bCs/>
          <w:sz w:val="24"/>
          <w:szCs w:val="24"/>
        </w:rPr>
        <w:t>first shell distance</w:t>
      </w:r>
    </w:p>
    <w:p w14:paraId="57238900" w14:textId="643A1768" w:rsidR="0054600F" w:rsidRDefault="00793174" w:rsidP="008C2865">
      <w:pPr>
        <w:spacing w:line="360" w:lineRule="auto"/>
        <w:jc w:val="both"/>
        <w:rPr>
          <w:rFonts w:ascii="Times New Roman" w:hAnsi="Times New Roman" w:cs="Times New Roman"/>
          <w:sz w:val="24"/>
          <w:szCs w:val="24"/>
        </w:rPr>
      </w:pPr>
      <w:r w:rsidRPr="00DB7468">
        <w:rPr>
          <w:rFonts w:ascii="Times New Roman" w:hAnsi="Times New Roman" w:cs="Times New Roman"/>
          <w:sz w:val="24"/>
          <w:szCs w:val="24"/>
        </w:rPr>
        <w:t>Figure 2a presents the average coordination number</w:t>
      </w:r>
      <w:r w:rsidR="00F47B59">
        <w:rPr>
          <w:rFonts w:ascii="Times New Roman" w:hAnsi="Times New Roman" w:cs="Times New Roman"/>
          <w:sz w:val="24"/>
          <w:szCs w:val="24"/>
        </w:rPr>
        <w:t xml:space="preserve"> (CN)</w:t>
      </w:r>
      <w:r w:rsidRPr="00DB7468">
        <w:rPr>
          <w:rFonts w:ascii="Times New Roman" w:hAnsi="Times New Roman" w:cs="Times New Roman"/>
          <w:sz w:val="24"/>
          <w:szCs w:val="24"/>
        </w:rPr>
        <w:t xml:space="preserve"> and the corresponding standard deviation for each element. </w:t>
      </w:r>
      <w:r w:rsidR="007C2FEA">
        <w:rPr>
          <w:rFonts w:ascii="Times New Roman" w:hAnsi="Times New Roman" w:cs="Times New Roman"/>
          <w:sz w:val="24"/>
          <w:szCs w:val="24"/>
        </w:rPr>
        <w:t>T</w:t>
      </w:r>
      <w:r w:rsidRPr="00DB7468">
        <w:rPr>
          <w:rFonts w:ascii="Times New Roman" w:hAnsi="Times New Roman" w:cs="Times New Roman"/>
          <w:sz w:val="24"/>
          <w:szCs w:val="24"/>
        </w:rPr>
        <w:t xml:space="preserve">he average </w:t>
      </w:r>
      <w:r w:rsidR="00F47B59">
        <w:rPr>
          <w:rFonts w:ascii="Times New Roman" w:hAnsi="Times New Roman" w:cs="Times New Roman"/>
          <w:sz w:val="24"/>
          <w:szCs w:val="24"/>
        </w:rPr>
        <w:t>CN</w:t>
      </w:r>
      <w:r w:rsidRPr="00DB7468">
        <w:rPr>
          <w:rFonts w:ascii="Times New Roman" w:hAnsi="Times New Roman" w:cs="Times New Roman"/>
          <w:sz w:val="24"/>
          <w:szCs w:val="24"/>
        </w:rPr>
        <w:t xml:space="preserve"> from </w:t>
      </w:r>
      <w:r>
        <w:rPr>
          <w:rFonts w:ascii="Times New Roman" w:hAnsi="Times New Roman" w:cs="Times New Roman"/>
          <w:sz w:val="24"/>
          <w:szCs w:val="24"/>
        </w:rPr>
        <w:t>La</w:t>
      </w:r>
      <w:r w:rsidRPr="00DB7468">
        <w:rPr>
          <w:rFonts w:ascii="Times New Roman" w:hAnsi="Times New Roman" w:cs="Times New Roman"/>
          <w:sz w:val="24"/>
          <w:szCs w:val="24"/>
        </w:rPr>
        <w:t xml:space="preserve"> to </w:t>
      </w:r>
      <w:r>
        <w:rPr>
          <w:rFonts w:ascii="Times New Roman" w:hAnsi="Times New Roman" w:cs="Times New Roman"/>
          <w:sz w:val="24"/>
          <w:szCs w:val="24"/>
        </w:rPr>
        <w:t>Lu</w:t>
      </w:r>
      <w:r w:rsidRPr="00DB7468">
        <w:rPr>
          <w:rFonts w:ascii="Times New Roman" w:hAnsi="Times New Roman" w:cs="Times New Roman"/>
          <w:sz w:val="24"/>
          <w:szCs w:val="24"/>
        </w:rPr>
        <w:t xml:space="preserve"> exhibits a discernible decreasing trend, </w:t>
      </w:r>
      <w:r w:rsidRPr="00DB7468">
        <w:rPr>
          <w:rFonts w:ascii="Times New Roman" w:hAnsi="Times New Roman" w:cs="Times New Roman"/>
          <w:sz w:val="24"/>
          <w:szCs w:val="24"/>
        </w:rPr>
        <w:lastRenderedPageBreak/>
        <w:t xml:space="preserve">gradually from </w:t>
      </w:r>
      <w:r w:rsidR="0056015A">
        <w:rPr>
          <w:rFonts w:ascii="Times New Roman" w:hAnsi="Times New Roman" w:cs="Times New Roman" w:hint="eastAsia"/>
          <w:sz w:val="24"/>
          <w:szCs w:val="24"/>
        </w:rPr>
        <w:t>8.66</w:t>
      </w:r>
      <w:r w:rsidRPr="00DB7468">
        <w:rPr>
          <w:rFonts w:ascii="Times New Roman" w:hAnsi="Times New Roman" w:cs="Times New Roman"/>
          <w:sz w:val="24"/>
          <w:szCs w:val="24"/>
        </w:rPr>
        <w:t xml:space="preserve"> to </w:t>
      </w:r>
      <w:r w:rsidR="0056015A">
        <w:rPr>
          <w:rFonts w:ascii="Times New Roman" w:hAnsi="Times New Roman" w:cs="Times New Roman" w:hint="eastAsia"/>
          <w:color w:val="000000" w:themeColor="text1"/>
          <w:sz w:val="24"/>
          <w:szCs w:val="24"/>
        </w:rPr>
        <w:t>7.33</w:t>
      </w:r>
      <w:r w:rsidRPr="006E7C9D">
        <w:rPr>
          <w:rFonts w:ascii="Times New Roman" w:hAnsi="Times New Roman" w:cs="Times New Roman"/>
          <w:color w:val="000000" w:themeColor="text1"/>
          <w:sz w:val="24"/>
          <w:szCs w:val="24"/>
        </w:rPr>
        <w:t xml:space="preserve"> in Subset 1 and from </w:t>
      </w:r>
      <w:r w:rsidR="001E201E">
        <w:rPr>
          <w:rFonts w:ascii="Times New Roman" w:hAnsi="Times New Roman" w:cs="Times New Roman" w:hint="eastAsia"/>
          <w:color w:val="000000" w:themeColor="text1"/>
          <w:sz w:val="24"/>
          <w:szCs w:val="24"/>
        </w:rPr>
        <w:t>8.70</w:t>
      </w:r>
      <w:r w:rsidRPr="006E7C9D">
        <w:rPr>
          <w:rFonts w:ascii="Times New Roman" w:hAnsi="Times New Roman" w:cs="Times New Roman"/>
          <w:color w:val="000000" w:themeColor="text1"/>
          <w:sz w:val="24"/>
          <w:szCs w:val="24"/>
        </w:rPr>
        <w:t xml:space="preserve"> to 7.</w:t>
      </w:r>
      <w:r w:rsidR="001E201E">
        <w:rPr>
          <w:rFonts w:ascii="Times New Roman" w:hAnsi="Times New Roman" w:cs="Times New Roman" w:hint="eastAsia"/>
          <w:color w:val="000000" w:themeColor="text1"/>
          <w:sz w:val="24"/>
          <w:szCs w:val="24"/>
        </w:rPr>
        <w:t>41</w:t>
      </w:r>
      <w:r w:rsidRPr="006E7C9D">
        <w:rPr>
          <w:rFonts w:ascii="Times New Roman" w:hAnsi="Times New Roman" w:cs="Times New Roman"/>
          <w:color w:val="000000" w:themeColor="text1"/>
          <w:sz w:val="24"/>
          <w:szCs w:val="24"/>
        </w:rPr>
        <w:t xml:space="preserve"> in Subset 2.</w:t>
      </w:r>
      <w:r w:rsidR="00C81ED6" w:rsidRPr="006E7C9D">
        <w:rPr>
          <w:rFonts w:ascii="Times New Roman" w:hAnsi="Times New Roman" w:cs="Times New Roman"/>
          <w:color w:val="000000" w:themeColor="text1"/>
          <w:sz w:val="24"/>
          <w:szCs w:val="24"/>
        </w:rPr>
        <w:t xml:space="preserve"> </w:t>
      </w:r>
      <w:r w:rsidR="006E7C9D" w:rsidRPr="006E7C9D">
        <w:rPr>
          <w:rFonts w:ascii="Times New Roman" w:hAnsi="Times New Roman" w:cs="Times New Roman"/>
          <w:color w:val="000000" w:themeColor="text1"/>
          <w:sz w:val="24"/>
          <w:szCs w:val="24"/>
        </w:rPr>
        <w:t>This is consistent with what has been found in Ln-water complexes</w:t>
      </w:r>
      <w:r w:rsidR="00453146">
        <w:rPr>
          <w:rFonts w:ascii="Times New Roman" w:hAnsi="Times New Roman" w:cs="Times New Roman"/>
          <w:color w:val="000000" w:themeColor="text1"/>
          <w:sz w:val="24"/>
          <w:szCs w:val="24"/>
        </w:rPr>
        <w:t xml:space="preserve"> of nine-coordinate for light Ln’s and eight-coordinate for </w:t>
      </w:r>
      <w:r w:rsidR="004917A6">
        <w:rPr>
          <w:rFonts w:ascii="Times New Roman" w:hAnsi="Times New Roman" w:cs="Times New Roman"/>
          <w:color w:val="000000" w:themeColor="text1"/>
          <w:sz w:val="24"/>
          <w:szCs w:val="24"/>
        </w:rPr>
        <w:t>heavy</w:t>
      </w:r>
      <w:r w:rsidR="00453146">
        <w:rPr>
          <w:rFonts w:ascii="Times New Roman" w:hAnsi="Times New Roman" w:cs="Times New Roman"/>
          <w:color w:val="000000" w:themeColor="text1"/>
          <w:sz w:val="24"/>
          <w:szCs w:val="24"/>
        </w:rPr>
        <w:t xml:space="preserve"> Ln’s</w:t>
      </w:r>
      <w:r w:rsidR="00B413ED" w:rsidRPr="006E7C9D">
        <w:rPr>
          <w:rFonts w:ascii="Times New Roman" w:hAnsi="Times New Roman" w:cs="Times New Roman"/>
          <w:color w:val="000000" w:themeColor="text1"/>
          <w:sz w:val="24"/>
          <w:szCs w:val="24"/>
        </w:rPr>
        <w:t xml:space="preserve">. </w:t>
      </w:r>
      <w:r w:rsidRPr="006E7C9D">
        <w:rPr>
          <w:rFonts w:ascii="Times New Roman" w:hAnsi="Times New Roman" w:cs="Times New Roman"/>
          <w:color w:val="000000" w:themeColor="text1"/>
          <w:sz w:val="24"/>
          <w:szCs w:val="24"/>
        </w:rPr>
        <w:t xml:space="preserve"> The small bumps at </w:t>
      </w:r>
      <w:proofErr w:type="spellStart"/>
      <w:r w:rsidRPr="006E7C9D">
        <w:rPr>
          <w:rFonts w:ascii="Times New Roman" w:hAnsi="Times New Roman" w:cs="Times New Roman"/>
          <w:color w:val="000000" w:themeColor="text1"/>
          <w:sz w:val="24"/>
          <w:szCs w:val="24"/>
        </w:rPr>
        <w:t>Pr</w:t>
      </w:r>
      <w:proofErr w:type="spellEnd"/>
      <w:r w:rsidRPr="006E7C9D">
        <w:rPr>
          <w:rFonts w:ascii="Times New Roman" w:hAnsi="Times New Roman" w:cs="Times New Roman"/>
          <w:color w:val="000000" w:themeColor="text1"/>
          <w:sz w:val="24"/>
          <w:szCs w:val="24"/>
        </w:rPr>
        <w:t xml:space="preserve"> and Tm in the overall decreasing trendline might </w:t>
      </w:r>
      <w:r>
        <w:rPr>
          <w:rFonts w:ascii="Times New Roman" w:hAnsi="Times New Roman" w:cs="Times New Roman"/>
          <w:sz w:val="24"/>
          <w:szCs w:val="24"/>
        </w:rPr>
        <w:t xml:space="preserve">be due to the relatively smaller number of their structures; on the other hand, one also </w:t>
      </w:r>
      <w:r w:rsidR="009F0547">
        <w:rPr>
          <w:rFonts w:ascii="Times New Roman" w:hAnsi="Times New Roman" w:cs="Times New Roman"/>
          <w:sz w:val="24"/>
          <w:szCs w:val="24"/>
        </w:rPr>
        <w:t>notes</w:t>
      </w:r>
      <w:r>
        <w:rPr>
          <w:rFonts w:ascii="Times New Roman" w:hAnsi="Times New Roman" w:cs="Times New Roman"/>
          <w:sz w:val="24"/>
          <w:szCs w:val="24"/>
        </w:rPr>
        <w:t xml:space="preserve"> that there are large variations in the coordination number for all Ln ions here. </w:t>
      </w:r>
      <w:r w:rsidR="009F0547" w:rsidRPr="00DB7468">
        <w:rPr>
          <w:rFonts w:ascii="Times New Roman" w:hAnsi="Times New Roman" w:cs="Times New Roman"/>
          <w:sz w:val="24"/>
          <w:szCs w:val="24"/>
        </w:rPr>
        <w:t>Like</w:t>
      </w:r>
      <w:r w:rsidRPr="00DB7468">
        <w:rPr>
          <w:rFonts w:ascii="Times New Roman" w:hAnsi="Times New Roman" w:cs="Times New Roman"/>
          <w:sz w:val="24"/>
          <w:szCs w:val="24"/>
        </w:rPr>
        <w:t xml:space="preserve"> </w:t>
      </w:r>
      <w:r w:rsidR="00F47B59">
        <w:rPr>
          <w:rFonts w:ascii="Times New Roman" w:hAnsi="Times New Roman" w:cs="Times New Roman"/>
          <w:sz w:val="24"/>
          <w:szCs w:val="24"/>
        </w:rPr>
        <w:t>CN</w:t>
      </w:r>
      <w:r w:rsidRPr="00DB7468">
        <w:rPr>
          <w:rFonts w:ascii="Times New Roman" w:hAnsi="Times New Roman" w:cs="Times New Roman"/>
          <w:sz w:val="24"/>
          <w:szCs w:val="24"/>
        </w:rPr>
        <w:t xml:space="preserve">, the average first shell distance </w:t>
      </w:r>
      <w:r w:rsidR="007C2FEA">
        <w:rPr>
          <w:rFonts w:ascii="Times New Roman" w:hAnsi="Times New Roman" w:cs="Times New Roman"/>
          <w:sz w:val="24"/>
          <w:szCs w:val="24"/>
        </w:rPr>
        <w:t xml:space="preserve">(Figure 2b) </w:t>
      </w:r>
      <w:r w:rsidRPr="00DB7468">
        <w:rPr>
          <w:rFonts w:ascii="Times New Roman" w:hAnsi="Times New Roman" w:cs="Times New Roman"/>
          <w:sz w:val="24"/>
          <w:szCs w:val="24"/>
        </w:rPr>
        <w:t xml:space="preserve">also demonstrates a decreasing pattern from La to Lu, decreasing </w:t>
      </w:r>
      <w:r>
        <w:rPr>
          <w:rFonts w:ascii="Times New Roman" w:hAnsi="Times New Roman" w:cs="Times New Roman"/>
          <w:sz w:val="24"/>
          <w:szCs w:val="24"/>
        </w:rPr>
        <w:t>from 2.6</w:t>
      </w:r>
      <w:r w:rsidR="002F22EE">
        <w:rPr>
          <w:rFonts w:ascii="Times New Roman" w:hAnsi="Times New Roman" w:cs="Times New Roman" w:hint="eastAsia"/>
          <w:sz w:val="24"/>
          <w:szCs w:val="24"/>
        </w:rPr>
        <w:t>1</w:t>
      </w:r>
      <w:r>
        <w:rPr>
          <w:rFonts w:ascii="Times New Roman" w:hAnsi="Times New Roman" w:cs="Times New Roman"/>
          <w:sz w:val="24"/>
          <w:szCs w:val="24"/>
        </w:rPr>
        <w:t xml:space="preserve"> to 2.41</w:t>
      </w:r>
      <w:r w:rsidR="0008650C">
        <w:rPr>
          <w:rFonts w:ascii="Times New Roman" w:hAnsi="Times New Roman" w:cs="Times New Roman"/>
          <w:sz w:val="24"/>
          <w:szCs w:val="24"/>
        </w:rPr>
        <w:t xml:space="preserve"> </w:t>
      </w:r>
      <w:r w:rsidRPr="00DB7468">
        <w:rPr>
          <w:rFonts w:ascii="Times New Roman" w:hAnsi="Times New Roman" w:cs="Times New Roman"/>
          <w:sz w:val="24"/>
          <w:szCs w:val="24"/>
        </w:rPr>
        <w:t>Å</w:t>
      </w:r>
      <w:r>
        <w:rPr>
          <w:rFonts w:ascii="Times New Roman" w:hAnsi="Times New Roman" w:cs="Times New Roman"/>
          <w:sz w:val="24"/>
          <w:szCs w:val="24"/>
        </w:rPr>
        <w:t xml:space="preserve"> for</w:t>
      </w:r>
      <w:r w:rsidR="00CC594D">
        <w:rPr>
          <w:rFonts w:ascii="Times New Roman" w:hAnsi="Times New Roman" w:cs="Times New Roman"/>
          <w:sz w:val="24"/>
          <w:szCs w:val="24"/>
        </w:rPr>
        <w:t xml:space="preserve"> </w:t>
      </w:r>
      <w:r>
        <w:rPr>
          <w:rFonts w:ascii="Times New Roman" w:hAnsi="Times New Roman" w:cs="Times New Roman"/>
          <w:sz w:val="24"/>
          <w:szCs w:val="24"/>
        </w:rPr>
        <w:t xml:space="preserve">Subset 1 </w:t>
      </w:r>
      <w:r w:rsidR="00CC594D">
        <w:rPr>
          <w:rFonts w:ascii="Times New Roman" w:hAnsi="Times New Roman" w:cs="Times New Roman"/>
          <w:sz w:val="24"/>
          <w:szCs w:val="24"/>
        </w:rPr>
        <w:t xml:space="preserve">and </w:t>
      </w:r>
      <w:r w:rsidR="00B833C4">
        <w:rPr>
          <w:rFonts w:ascii="Times New Roman" w:hAnsi="Times New Roman" w:cs="Times New Roman"/>
          <w:sz w:val="24"/>
          <w:szCs w:val="24"/>
        </w:rPr>
        <w:t>from 2.6</w:t>
      </w:r>
      <w:r w:rsidR="00D80A78">
        <w:rPr>
          <w:rFonts w:ascii="Times New Roman" w:hAnsi="Times New Roman" w:cs="Times New Roman" w:hint="eastAsia"/>
          <w:sz w:val="24"/>
          <w:szCs w:val="24"/>
        </w:rPr>
        <w:t>2</w:t>
      </w:r>
      <w:r w:rsidR="00B833C4">
        <w:rPr>
          <w:rFonts w:ascii="Times New Roman" w:hAnsi="Times New Roman" w:cs="Times New Roman"/>
          <w:sz w:val="24"/>
          <w:szCs w:val="24"/>
        </w:rPr>
        <w:t xml:space="preserve"> to 2.41</w:t>
      </w:r>
      <w:r w:rsidR="0008650C">
        <w:rPr>
          <w:rFonts w:ascii="Times New Roman" w:hAnsi="Times New Roman" w:cs="Times New Roman"/>
          <w:sz w:val="24"/>
          <w:szCs w:val="24"/>
        </w:rPr>
        <w:t xml:space="preserve"> </w:t>
      </w:r>
      <w:r w:rsidR="00B833C4" w:rsidRPr="00DB7468">
        <w:rPr>
          <w:rFonts w:ascii="Times New Roman" w:hAnsi="Times New Roman" w:cs="Times New Roman"/>
          <w:sz w:val="24"/>
          <w:szCs w:val="24"/>
        </w:rPr>
        <w:t>Å</w:t>
      </w:r>
      <w:r w:rsidR="00B833C4">
        <w:rPr>
          <w:rFonts w:ascii="Times New Roman" w:hAnsi="Times New Roman" w:cs="Times New Roman"/>
          <w:sz w:val="24"/>
          <w:szCs w:val="24"/>
        </w:rPr>
        <w:t xml:space="preserve"> for </w:t>
      </w:r>
      <w:r>
        <w:rPr>
          <w:rFonts w:ascii="Times New Roman" w:hAnsi="Times New Roman" w:cs="Times New Roman"/>
          <w:sz w:val="24"/>
          <w:szCs w:val="24"/>
        </w:rPr>
        <w:t>Subset 2</w:t>
      </w:r>
      <w:r w:rsidRPr="00DB7468">
        <w:rPr>
          <w:rFonts w:ascii="Times New Roman" w:hAnsi="Times New Roman" w:cs="Times New Roman"/>
          <w:sz w:val="24"/>
          <w:szCs w:val="24"/>
        </w:rPr>
        <w:t xml:space="preserve">. This decreasing trend in the first shell distance </w:t>
      </w:r>
      <w:r>
        <w:rPr>
          <w:rFonts w:ascii="Times New Roman" w:hAnsi="Times New Roman" w:cs="Times New Roman"/>
          <w:sz w:val="24"/>
          <w:szCs w:val="24"/>
        </w:rPr>
        <w:t>reflects the lanthanide contraction</w:t>
      </w:r>
      <w:r w:rsidRPr="00DB7468">
        <w:rPr>
          <w:rFonts w:ascii="Times New Roman" w:hAnsi="Times New Roman" w:cs="Times New Roman"/>
          <w:sz w:val="24"/>
          <w:szCs w:val="24"/>
        </w:rPr>
        <w:t>.</w:t>
      </w:r>
    </w:p>
    <w:p w14:paraId="4A765F11" w14:textId="77777777" w:rsidR="00DE4467" w:rsidRPr="00DB7468" w:rsidRDefault="00DE4467" w:rsidP="00DE4467">
      <w:pPr>
        <w:keepNext/>
        <w:spacing w:line="360" w:lineRule="auto"/>
        <w:jc w:val="center"/>
        <w:rPr>
          <w:rFonts w:ascii="Times New Roman" w:hAnsi="Times New Roman" w:cs="Times New Roman"/>
          <w:sz w:val="24"/>
          <w:szCs w:val="24"/>
        </w:rPr>
      </w:pPr>
      <w:r>
        <w:rPr>
          <w:noProof/>
        </w:rPr>
        <w:drawing>
          <wp:inline distT="0" distB="0" distL="0" distR="0" wp14:anchorId="73C07CED" wp14:editId="6D0C27B2">
            <wp:extent cx="5579076" cy="4849505"/>
            <wp:effectExtent l="0" t="0" r="0" b="1905"/>
            <wp:docPr id="428155981" name="Picture 1" descr="A group of graphs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55981" name="Picture 1" descr="A group of graphs with red and blu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5713" cy="4855274"/>
                    </a:xfrm>
                    <a:prstGeom prst="rect">
                      <a:avLst/>
                    </a:prstGeom>
                  </pic:spPr>
                </pic:pic>
              </a:graphicData>
            </a:graphic>
          </wp:inline>
        </w:drawing>
      </w:r>
      <w:r w:rsidRPr="00AF1A66">
        <w:rPr>
          <w:noProof/>
        </w:rPr>
        <w:t xml:space="preserve"> </w:t>
      </w:r>
    </w:p>
    <w:p w14:paraId="3A29E199" w14:textId="561066B9" w:rsidR="00DE4467" w:rsidRDefault="00DE4467" w:rsidP="00DE4467">
      <w:pPr>
        <w:pStyle w:val="Caption"/>
        <w:spacing w:line="360" w:lineRule="auto"/>
        <w:jc w:val="both"/>
        <w:rPr>
          <w:rFonts w:ascii="Times New Roman" w:hAnsi="Times New Roman" w:cs="Times New Roman"/>
          <w:i w:val="0"/>
          <w:iCs w:val="0"/>
          <w:color w:val="auto"/>
          <w:sz w:val="20"/>
          <w:szCs w:val="20"/>
        </w:rPr>
      </w:pPr>
      <w:r w:rsidRPr="007A7535">
        <w:rPr>
          <w:rFonts w:ascii="Times New Roman" w:hAnsi="Times New Roman" w:cs="Times New Roman"/>
          <w:b/>
          <w:bCs/>
          <w:i w:val="0"/>
          <w:iCs w:val="0"/>
          <w:color w:val="auto"/>
          <w:sz w:val="20"/>
          <w:szCs w:val="20"/>
        </w:rPr>
        <w:t xml:space="preserve">Figure </w:t>
      </w:r>
      <w:r w:rsidRPr="007A7535">
        <w:rPr>
          <w:rFonts w:ascii="Times New Roman" w:hAnsi="Times New Roman" w:cs="Times New Roman"/>
          <w:b/>
          <w:bCs/>
          <w:i w:val="0"/>
          <w:iCs w:val="0"/>
          <w:color w:val="auto"/>
          <w:sz w:val="20"/>
          <w:szCs w:val="20"/>
        </w:rPr>
        <w:fldChar w:fldCharType="begin"/>
      </w:r>
      <w:r w:rsidRPr="007A7535">
        <w:rPr>
          <w:rFonts w:ascii="Times New Roman" w:hAnsi="Times New Roman" w:cs="Times New Roman"/>
          <w:b/>
          <w:bCs/>
          <w:i w:val="0"/>
          <w:iCs w:val="0"/>
          <w:color w:val="auto"/>
          <w:sz w:val="20"/>
          <w:szCs w:val="20"/>
        </w:rPr>
        <w:instrText xml:space="preserve"> SEQ Figure \* ARABIC </w:instrText>
      </w:r>
      <w:r w:rsidRPr="007A7535">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2</w:t>
      </w:r>
      <w:r w:rsidRPr="007A7535">
        <w:rPr>
          <w:rFonts w:ascii="Times New Roman" w:hAnsi="Times New Roman" w:cs="Times New Roman"/>
          <w:b/>
          <w:bCs/>
          <w:i w:val="0"/>
          <w:iCs w:val="0"/>
          <w:color w:val="auto"/>
          <w:sz w:val="20"/>
          <w:szCs w:val="20"/>
        </w:rPr>
        <w:fldChar w:fldCharType="end"/>
      </w:r>
      <w:r w:rsidRPr="007A7535">
        <w:rPr>
          <w:rFonts w:ascii="Times New Roman" w:hAnsi="Times New Roman" w:cs="Times New Roman"/>
          <w:b/>
          <w:bCs/>
          <w:i w:val="0"/>
          <w:iCs w:val="0"/>
          <w:color w:val="auto"/>
          <w:sz w:val="20"/>
          <w:szCs w:val="20"/>
        </w:rPr>
        <w:t>.</w:t>
      </w:r>
      <w:r w:rsidRPr="007A7535">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Average coordination number and distance of the first coordination shell of Ln complexes in Subset 1 (green), Subset 2 (red)</w:t>
      </w:r>
      <w:r>
        <w:rPr>
          <w:rFonts w:ascii="Times New Roman" w:hAnsi="Times New Roman" w:cs="Times New Roman" w:hint="eastAsia"/>
          <w:i w:val="0"/>
          <w:iCs w:val="0"/>
          <w:color w:val="auto"/>
          <w:sz w:val="20"/>
          <w:szCs w:val="20"/>
        </w:rPr>
        <w:t xml:space="preserve"> </w:t>
      </w:r>
      <w:r>
        <w:rPr>
          <w:rFonts w:ascii="Times New Roman" w:hAnsi="Times New Roman" w:cs="Times New Roman"/>
          <w:i w:val="0"/>
          <w:iCs w:val="0"/>
          <w:color w:val="auto"/>
          <w:sz w:val="20"/>
          <w:szCs w:val="20"/>
        </w:rPr>
        <w:t xml:space="preserve">and </w:t>
      </w:r>
      <w:r w:rsidR="001577C7">
        <w:rPr>
          <w:rFonts w:ascii="Times New Roman" w:hAnsi="Times New Roman" w:cs="Times New Roman"/>
          <w:i w:val="0"/>
          <w:iCs w:val="0"/>
          <w:color w:val="auto"/>
          <w:sz w:val="20"/>
          <w:szCs w:val="20"/>
        </w:rPr>
        <w:t>S</w:t>
      </w:r>
      <w:r>
        <w:rPr>
          <w:rFonts w:ascii="Times New Roman" w:hAnsi="Times New Roman" w:cs="Times New Roman"/>
          <w:i w:val="0"/>
          <w:iCs w:val="0"/>
          <w:color w:val="auto"/>
          <w:sz w:val="20"/>
          <w:szCs w:val="20"/>
        </w:rPr>
        <w:t>ubset 3 (blue</w:t>
      </w:r>
      <w:r w:rsidR="001577C7">
        <w:rPr>
          <w:rFonts w:ascii="Times New Roman" w:hAnsi="Times New Roman" w:cs="Times New Roman"/>
          <w:i w:val="0"/>
          <w:iCs w:val="0"/>
          <w:color w:val="auto"/>
          <w:sz w:val="20"/>
          <w:szCs w:val="20"/>
        </w:rPr>
        <w:t xml:space="preserve">; structures in subset 2 but without the </w:t>
      </w:r>
      <w:r w:rsidR="001577C7" w:rsidRPr="001577C7">
        <w:rPr>
          <w:rFonts w:ascii="Times New Roman" w:hAnsi="Times New Roman" w:cs="Times New Roman"/>
          <w:i w:val="0"/>
          <w:iCs w:val="0"/>
          <w:color w:val="auto"/>
          <w:sz w:val="20"/>
          <w:szCs w:val="20"/>
        </w:rPr>
        <w:t>cyclopentadienyl</w:t>
      </w:r>
      <w:r w:rsidR="001577C7">
        <w:rPr>
          <w:rFonts w:ascii="Times New Roman" w:hAnsi="Times New Roman" w:cs="Times New Roman"/>
          <w:i w:val="0"/>
          <w:iCs w:val="0"/>
          <w:color w:val="auto"/>
          <w:sz w:val="20"/>
          <w:szCs w:val="20"/>
        </w:rPr>
        <w:t xml:space="preserve"> </w:t>
      </w:r>
      <w:r w:rsidR="001577C7" w:rsidRPr="001577C7">
        <w:rPr>
          <w:rFonts w:ascii="Times New Roman" w:hAnsi="Times New Roman" w:cs="Times New Roman"/>
          <w:i w:val="0"/>
          <w:iCs w:val="0"/>
          <w:color w:val="auto"/>
          <w:sz w:val="20"/>
          <w:szCs w:val="20"/>
        </w:rPr>
        <w:t>ligand</w:t>
      </w:r>
      <w:r w:rsidR="001577C7">
        <w:rPr>
          <w:rFonts w:ascii="Times New Roman" w:hAnsi="Times New Roman" w:cs="Times New Roman"/>
          <w:i w:val="0"/>
          <w:iCs w:val="0"/>
          <w:color w:val="auto"/>
          <w:sz w:val="20"/>
          <w:szCs w:val="20"/>
        </w:rPr>
        <w:t xml:space="preserve">; </w:t>
      </w:r>
      <w:r w:rsidR="00A85EB3">
        <w:rPr>
          <w:rFonts w:ascii="Times New Roman" w:hAnsi="Times New Roman" w:cs="Times New Roman" w:hint="eastAsia"/>
          <w:i w:val="0"/>
          <w:iCs w:val="0"/>
          <w:color w:val="auto"/>
          <w:sz w:val="20"/>
          <w:szCs w:val="20"/>
        </w:rPr>
        <w:t>26156</w:t>
      </w:r>
      <w:r w:rsidR="001577C7">
        <w:rPr>
          <w:rFonts w:ascii="Times New Roman" w:hAnsi="Times New Roman" w:cs="Times New Roman"/>
          <w:i w:val="0"/>
          <w:iCs w:val="0"/>
          <w:color w:val="auto"/>
          <w:sz w:val="20"/>
          <w:szCs w:val="20"/>
        </w:rPr>
        <w:t xml:space="preserve"> structures</w:t>
      </w:r>
      <w:r>
        <w:rPr>
          <w:rFonts w:ascii="Times New Roman" w:hAnsi="Times New Roman" w:cs="Times New Roman"/>
          <w:i w:val="0"/>
          <w:iCs w:val="0"/>
          <w:color w:val="auto"/>
          <w:sz w:val="20"/>
          <w:szCs w:val="20"/>
        </w:rPr>
        <w:t xml:space="preserve">) across </w:t>
      </w:r>
      <w:r w:rsidRPr="007A7535">
        <w:rPr>
          <w:rFonts w:ascii="Times New Roman" w:hAnsi="Times New Roman" w:cs="Times New Roman"/>
          <w:i w:val="0"/>
          <w:iCs w:val="0"/>
          <w:color w:val="auto"/>
          <w:sz w:val="20"/>
          <w:szCs w:val="20"/>
        </w:rPr>
        <w:t>the Ln series</w:t>
      </w:r>
      <w:r>
        <w:rPr>
          <w:rFonts w:ascii="Times New Roman" w:hAnsi="Times New Roman" w:cs="Times New Roman"/>
          <w:i w:val="0"/>
          <w:iCs w:val="0"/>
          <w:color w:val="auto"/>
          <w:sz w:val="20"/>
          <w:szCs w:val="20"/>
        </w:rPr>
        <w:t xml:space="preserve">: </w:t>
      </w:r>
      <w:r w:rsidRPr="00357387">
        <w:rPr>
          <w:rFonts w:ascii="Times New Roman" w:hAnsi="Times New Roman" w:cs="Times New Roman"/>
          <w:i w:val="0"/>
          <w:iCs w:val="0"/>
          <w:color w:val="auto"/>
          <w:sz w:val="20"/>
          <w:szCs w:val="20"/>
        </w:rPr>
        <w:t xml:space="preserve">(a) Average coordination number for Subsets 1 and </w:t>
      </w:r>
      <w:r>
        <w:rPr>
          <w:rFonts w:ascii="Times New Roman" w:hAnsi="Times New Roman" w:cs="Times New Roman" w:hint="eastAsia"/>
          <w:i w:val="0"/>
          <w:iCs w:val="0"/>
          <w:color w:val="auto"/>
          <w:sz w:val="20"/>
          <w:szCs w:val="20"/>
        </w:rPr>
        <w:t>2</w:t>
      </w:r>
      <w:r w:rsidRPr="00357387">
        <w:rPr>
          <w:rFonts w:ascii="Times New Roman" w:hAnsi="Times New Roman" w:cs="Times New Roman"/>
          <w:i w:val="0"/>
          <w:iCs w:val="0"/>
          <w:color w:val="auto"/>
          <w:sz w:val="20"/>
          <w:szCs w:val="20"/>
        </w:rPr>
        <w:t xml:space="preserve">; (b) Average distance of the first coordination shell for Subsets 1 and </w:t>
      </w:r>
      <w:r>
        <w:rPr>
          <w:rFonts w:ascii="Times New Roman" w:hAnsi="Times New Roman" w:cs="Times New Roman" w:hint="eastAsia"/>
          <w:i w:val="0"/>
          <w:iCs w:val="0"/>
          <w:color w:val="auto"/>
          <w:sz w:val="20"/>
          <w:szCs w:val="20"/>
        </w:rPr>
        <w:t>2</w:t>
      </w:r>
      <w:r w:rsidRPr="00357387">
        <w:rPr>
          <w:rFonts w:ascii="Times New Roman" w:hAnsi="Times New Roman" w:cs="Times New Roman"/>
          <w:i w:val="0"/>
          <w:iCs w:val="0"/>
          <w:color w:val="auto"/>
          <w:sz w:val="20"/>
          <w:szCs w:val="20"/>
        </w:rPr>
        <w:t>; (c) Average coordination number for Subset 2</w:t>
      </w:r>
      <w:r>
        <w:rPr>
          <w:rFonts w:ascii="Times New Roman" w:hAnsi="Times New Roman" w:cs="Times New Roman" w:hint="eastAsia"/>
          <w:i w:val="0"/>
          <w:iCs w:val="0"/>
          <w:color w:val="auto"/>
          <w:sz w:val="20"/>
          <w:szCs w:val="20"/>
        </w:rPr>
        <w:t xml:space="preserve"> </w:t>
      </w:r>
      <w:r>
        <w:rPr>
          <w:rFonts w:ascii="Times New Roman" w:hAnsi="Times New Roman" w:cs="Times New Roman" w:hint="eastAsia"/>
          <w:i w:val="0"/>
          <w:iCs w:val="0"/>
          <w:color w:val="auto"/>
          <w:sz w:val="20"/>
          <w:szCs w:val="20"/>
        </w:rPr>
        <w:lastRenderedPageBreak/>
        <w:t>and 3</w:t>
      </w:r>
      <w:r w:rsidRPr="00357387">
        <w:rPr>
          <w:rFonts w:ascii="Times New Roman" w:hAnsi="Times New Roman" w:cs="Times New Roman"/>
          <w:i w:val="0"/>
          <w:iCs w:val="0"/>
          <w:color w:val="auto"/>
          <w:sz w:val="20"/>
          <w:szCs w:val="20"/>
        </w:rPr>
        <w:t>; (d) Average distance of the first coordination shell for Subset 2</w:t>
      </w:r>
      <w:r>
        <w:rPr>
          <w:rFonts w:ascii="Times New Roman" w:hAnsi="Times New Roman" w:cs="Times New Roman" w:hint="eastAsia"/>
          <w:i w:val="0"/>
          <w:iCs w:val="0"/>
          <w:color w:val="auto"/>
          <w:sz w:val="20"/>
          <w:szCs w:val="20"/>
        </w:rPr>
        <w:t xml:space="preserve"> and 3</w:t>
      </w:r>
      <w:r w:rsidRPr="00357387">
        <w:rPr>
          <w:rFonts w:ascii="Times New Roman" w:hAnsi="Times New Roman" w:cs="Times New Roman"/>
          <w:i w:val="0"/>
          <w:iCs w:val="0"/>
          <w:color w:val="auto"/>
          <w:sz w:val="20"/>
          <w:szCs w:val="20"/>
        </w:rPr>
        <w:t xml:space="preserve">. </w:t>
      </w:r>
      <w:r w:rsidRPr="007A7535">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S</w:t>
      </w:r>
      <w:r w:rsidRPr="007A7535">
        <w:rPr>
          <w:rFonts w:ascii="Times New Roman" w:hAnsi="Times New Roman" w:cs="Times New Roman"/>
          <w:i w:val="0"/>
          <w:iCs w:val="0"/>
          <w:color w:val="auto"/>
          <w:sz w:val="20"/>
          <w:szCs w:val="20"/>
        </w:rPr>
        <w:t>tandard deviation</w:t>
      </w:r>
      <w:r>
        <w:rPr>
          <w:rFonts w:ascii="Times New Roman" w:hAnsi="Times New Roman" w:cs="Times New Roman"/>
          <w:i w:val="0"/>
          <w:iCs w:val="0"/>
          <w:color w:val="auto"/>
          <w:sz w:val="20"/>
          <w:szCs w:val="20"/>
        </w:rPr>
        <w:t>s are shown as the error bars.</w:t>
      </w:r>
      <w:r w:rsidR="001577C7">
        <w:rPr>
          <w:rFonts w:ascii="Times New Roman" w:hAnsi="Times New Roman" w:cs="Times New Roman"/>
          <w:i w:val="0"/>
          <w:iCs w:val="0"/>
          <w:color w:val="auto"/>
          <w:sz w:val="20"/>
          <w:szCs w:val="20"/>
        </w:rPr>
        <w:t xml:space="preserve"> We count the contribution of each </w:t>
      </w:r>
      <w:r w:rsidR="001577C7" w:rsidRPr="001577C7">
        <w:rPr>
          <w:rFonts w:ascii="Times New Roman" w:hAnsi="Times New Roman" w:cs="Times New Roman"/>
          <w:i w:val="0"/>
          <w:iCs w:val="0"/>
          <w:color w:val="auto"/>
          <w:sz w:val="20"/>
          <w:szCs w:val="20"/>
        </w:rPr>
        <w:t>cyclopentadienyl</w:t>
      </w:r>
      <w:r w:rsidR="001577C7">
        <w:rPr>
          <w:rFonts w:ascii="Times New Roman" w:hAnsi="Times New Roman" w:cs="Times New Roman"/>
          <w:i w:val="0"/>
          <w:iCs w:val="0"/>
          <w:color w:val="auto"/>
          <w:sz w:val="20"/>
          <w:szCs w:val="20"/>
        </w:rPr>
        <w:t xml:space="preserve"> </w:t>
      </w:r>
      <w:r w:rsidR="001577C7" w:rsidRPr="001577C7">
        <w:rPr>
          <w:rFonts w:ascii="Times New Roman" w:hAnsi="Times New Roman" w:cs="Times New Roman"/>
          <w:i w:val="0"/>
          <w:iCs w:val="0"/>
          <w:color w:val="auto"/>
          <w:sz w:val="20"/>
          <w:szCs w:val="20"/>
        </w:rPr>
        <w:t>ligand</w:t>
      </w:r>
      <w:r w:rsidR="001577C7">
        <w:rPr>
          <w:rFonts w:ascii="Times New Roman" w:hAnsi="Times New Roman" w:cs="Times New Roman"/>
          <w:i w:val="0"/>
          <w:iCs w:val="0"/>
          <w:color w:val="auto"/>
          <w:sz w:val="20"/>
          <w:szCs w:val="20"/>
        </w:rPr>
        <w:t xml:space="preserve"> to the coordination number as three.</w:t>
      </w:r>
    </w:p>
    <w:p w14:paraId="6C98A914" w14:textId="7886B459" w:rsidR="00A72F3E" w:rsidRDefault="00A72F3E" w:rsidP="008C2865">
      <w:pPr>
        <w:spacing w:line="360" w:lineRule="auto"/>
        <w:jc w:val="both"/>
        <w:rPr>
          <w:rFonts w:ascii="Times New Roman" w:hAnsi="Times New Roman" w:cs="Times New Roman"/>
          <w:sz w:val="24"/>
          <w:szCs w:val="24"/>
        </w:rPr>
      </w:pPr>
      <w:r w:rsidRPr="00103A21">
        <w:rPr>
          <w:rFonts w:ascii="Times New Roman" w:hAnsi="Times New Roman" w:cs="Times New Roman"/>
          <w:sz w:val="24"/>
          <w:szCs w:val="24"/>
          <w:highlight w:val="green"/>
        </w:rPr>
        <w:t xml:space="preserve">We think that the relatively large deviations in the coordination numbers for Subset 1 and Subset 2 are due to the contribution from the high-hapticity ligands such as cyclopentadienyl (Cp). To test this hypothesis, we created a new subset from Subset 2 by removing structures having the Cp ligand and the resulting subset is called Subset 3. Indeed, one can see that both deviations in the </w:t>
      </w:r>
      <w:r w:rsidR="00F47B59">
        <w:rPr>
          <w:rFonts w:ascii="Times New Roman" w:hAnsi="Times New Roman" w:cs="Times New Roman"/>
          <w:sz w:val="24"/>
          <w:szCs w:val="24"/>
          <w:highlight w:val="green"/>
        </w:rPr>
        <w:t>CN</w:t>
      </w:r>
      <w:r w:rsidRPr="00103A21">
        <w:rPr>
          <w:rFonts w:ascii="Times New Roman" w:hAnsi="Times New Roman" w:cs="Times New Roman"/>
          <w:sz w:val="24"/>
          <w:szCs w:val="24"/>
          <w:highlight w:val="green"/>
        </w:rPr>
        <w:t xml:space="preserve"> and the first shell distance decreases significantly from Subset 2 (with Cp) to Subset 3 (without Cp).</w:t>
      </w:r>
      <w:r>
        <w:rPr>
          <w:rFonts w:ascii="Times New Roman" w:hAnsi="Times New Roman" w:cs="Times New Roman"/>
          <w:sz w:val="24"/>
          <w:szCs w:val="24"/>
        </w:rPr>
        <w:t xml:space="preserve"> </w:t>
      </w:r>
      <w:r w:rsidR="00103A21" w:rsidRPr="00F47B59">
        <w:rPr>
          <w:rFonts w:ascii="Times New Roman" w:hAnsi="Times New Roman" w:cs="Times New Roman"/>
          <w:sz w:val="24"/>
          <w:szCs w:val="24"/>
          <w:highlight w:val="green"/>
        </w:rPr>
        <w:t xml:space="preserve">We further break down the </w:t>
      </w:r>
      <w:r w:rsidR="00F47B59" w:rsidRPr="00F47B59">
        <w:rPr>
          <w:rFonts w:ascii="Times New Roman" w:hAnsi="Times New Roman" w:cs="Times New Roman"/>
          <w:sz w:val="24"/>
          <w:szCs w:val="24"/>
          <w:highlight w:val="green"/>
        </w:rPr>
        <w:t>CN distribution to each Ln ion and selected four typical Ln ions to show in Figure 3 while the complete set can be seen in Fig</w:t>
      </w:r>
      <w:r w:rsidR="002202FC">
        <w:rPr>
          <w:rFonts w:ascii="Times New Roman" w:hAnsi="Times New Roman" w:cs="Times New Roman"/>
          <w:sz w:val="24"/>
          <w:szCs w:val="24"/>
          <w:highlight w:val="green"/>
        </w:rPr>
        <w:t xml:space="preserve">ure </w:t>
      </w:r>
      <w:r w:rsidR="00F47B59" w:rsidRPr="00F47B59">
        <w:rPr>
          <w:rFonts w:ascii="Times New Roman" w:hAnsi="Times New Roman" w:cs="Times New Roman"/>
          <w:sz w:val="24"/>
          <w:szCs w:val="24"/>
          <w:highlight w:val="green"/>
        </w:rPr>
        <w:t>S</w:t>
      </w:r>
      <w:r w:rsidR="002202FC">
        <w:rPr>
          <w:rFonts w:ascii="Times New Roman" w:hAnsi="Times New Roman" w:cs="Times New Roman"/>
          <w:sz w:val="24"/>
          <w:szCs w:val="24"/>
          <w:highlight w:val="green"/>
        </w:rPr>
        <w:t>1</w:t>
      </w:r>
      <w:r w:rsidR="00F47B59" w:rsidRPr="00F47B59">
        <w:rPr>
          <w:rFonts w:ascii="Times New Roman" w:hAnsi="Times New Roman" w:cs="Times New Roman"/>
          <w:sz w:val="24"/>
          <w:szCs w:val="24"/>
          <w:highlight w:val="green"/>
        </w:rPr>
        <w:t xml:space="preserve">. For light Ln ions, CN=9 is most popular, followed by CN=8 and then CN=10. Starting with </w:t>
      </w:r>
      <w:proofErr w:type="spellStart"/>
      <w:r w:rsidR="00F47B59" w:rsidRPr="00F47B59">
        <w:rPr>
          <w:rFonts w:ascii="Times New Roman" w:hAnsi="Times New Roman" w:cs="Times New Roman"/>
          <w:sz w:val="24"/>
          <w:szCs w:val="24"/>
          <w:highlight w:val="green"/>
        </w:rPr>
        <w:t>Sm</w:t>
      </w:r>
      <w:proofErr w:type="spellEnd"/>
      <w:r w:rsidR="00F47B59" w:rsidRPr="00F47B59">
        <w:rPr>
          <w:rFonts w:ascii="Times New Roman" w:hAnsi="Times New Roman" w:cs="Times New Roman"/>
          <w:sz w:val="24"/>
          <w:szCs w:val="24"/>
          <w:highlight w:val="green"/>
        </w:rPr>
        <w:t>, CN=8 becomes the most popular, followed by CN=9. Counting in the Cp ligand or out in the structures has no effect on the distribution of the popular CNs, confirming that it is very reasonable to count each Cp ligand’s contribution to CN as three.</w:t>
      </w:r>
      <w:r w:rsidR="00F47B59">
        <w:rPr>
          <w:rFonts w:ascii="Times New Roman" w:hAnsi="Times New Roman" w:cs="Times New Roman"/>
          <w:sz w:val="24"/>
          <w:szCs w:val="24"/>
        </w:rPr>
        <w:t xml:space="preserve">  </w:t>
      </w:r>
    </w:p>
    <w:p w14:paraId="1380CCFD" w14:textId="6159A398" w:rsidR="003517F9" w:rsidRDefault="003517F9" w:rsidP="008C286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5E339" wp14:editId="07FCBAE8">
            <wp:extent cx="5586126" cy="4436076"/>
            <wp:effectExtent l="0" t="0" r="1905" b="0"/>
            <wp:docPr id="963248728" name="Picture 1" descr="A group of bar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48728" name="Picture 1" descr="A group of bars with different colo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3053" cy="4441577"/>
                    </a:xfrm>
                    <a:prstGeom prst="rect">
                      <a:avLst/>
                    </a:prstGeom>
                  </pic:spPr>
                </pic:pic>
              </a:graphicData>
            </a:graphic>
          </wp:inline>
        </w:drawing>
      </w:r>
    </w:p>
    <w:p w14:paraId="2EB028BA" w14:textId="1B28210C" w:rsidR="003517F9" w:rsidRPr="00103A21" w:rsidRDefault="003517F9" w:rsidP="008C2865">
      <w:pPr>
        <w:spacing w:line="360" w:lineRule="auto"/>
        <w:jc w:val="both"/>
        <w:rPr>
          <w:rFonts w:ascii="Times New Roman" w:hAnsi="Times New Roman" w:cs="Times New Roman"/>
          <w:color w:val="0432FF"/>
          <w:sz w:val="24"/>
          <w:szCs w:val="24"/>
        </w:rPr>
      </w:pPr>
      <w:r w:rsidRPr="00103A21">
        <w:rPr>
          <w:rFonts w:ascii="Times New Roman" w:hAnsi="Times New Roman" w:cs="Times New Roman"/>
          <w:b/>
          <w:bCs/>
          <w:color w:val="0432FF"/>
          <w:sz w:val="20"/>
          <w:szCs w:val="20"/>
        </w:rPr>
        <w:lastRenderedPageBreak/>
        <w:t xml:space="preserve">Figure 3. </w:t>
      </w:r>
      <w:r w:rsidRPr="00103A21">
        <w:rPr>
          <w:rFonts w:ascii="Times New Roman" w:hAnsi="Times New Roman" w:cs="Times New Roman"/>
          <w:color w:val="0432FF"/>
          <w:sz w:val="20"/>
          <w:szCs w:val="20"/>
        </w:rPr>
        <w:t>Distribution of the coordination numbers for each Ln ion</w:t>
      </w:r>
      <w:r w:rsidR="00103A21" w:rsidRPr="00103A21">
        <w:rPr>
          <w:rFonts w:ascii="Times New Roman" w:hAnsi="Times New Roman" w:cs="Times New Roman"/>
          <w:color w:val="0432FF"/>
          <w:sz w:val="20"/>
          <w:szCs w:val="20"/>
        </w:rPr>
        <w:t xml:space="preserve"> </w:t>
      </w:r>
      <w:r w:rsidR="00103A21" w:rsidRPr="00103A21">
        <w:rPr>
          <w:rFonts w:ascii="Times New Roman" w:hAnsi="Times New Roman" w:cs="Times New Roman"/>
          <w:color w:val="0432FF"/>
          <w:sz w:val="21"/>
          <w:szCs w:val="21"/>
        </w:rPr>
        <w:t>of structures in Subset 2 and Subset 3</w:t>
      </w:r>
      <w:r w:rsidRPr="00103A21">
        <w:rPr>
          <w:rFonts w:ascii="Times New Roman" w:hAnsi="Times New Roman" w:cs="Times New Roman"/>
          <w:color w:val="0432FF"/>
          <w:sz w:val="20"/>
          <w:szCs w:val="20"/>
        </w:rPr>
        <w:t xml:space="preserve">: (a) </w:t>
      </w:r>
      <w:proofErr w:type="spellStart"/>
      <w:r w:rsidRPr="00103A21">
        <w:rPr>
          <w:rFonts w:ascii="Times New Roman" w:hAnsi="Times New Roman" w:cs="Times New Roman"/>
          <w:color w:val="0432FF"/>
          <w:sz w:val="20"/>
          <w:szCs w:val="20"/>
        </w:rPr>
        <w:t>Pr</w:t>
      </w:r>
      <w:proofErr w:type="spellEnd"/>
      <w:r w:rsidRPr="00103A21">
        <w:rPr>
          <w:rFonts w:ascii="Times New Roman" w:hAnsi="Times New Roman" w:cs="Times New Roman"/>
          <w:color w:val="0432FF"/>
          <w:sz w:val="20"/>
          <w:szCs w:val="20"/>
        </w:rPr>
        <w:t xml:space="preserve">; (b) Nd; (c) Eu; (d) Dy. </w:t>
      </w:r>
      <w:r w:rsidR="002202FC">
        <w:rPr>
          <w:rFonts w:ascii="Times New Roman" w:hAnsi="Times New Roman" w:cs="Times New Roman"/>
          <w:color w:val="0432FF"/>
          <w:sz w:val="20"/>
          <w:szCs w:val="20"/>
        </w:rPr>
        <w:t>The complete set can be found in Figure S1 in the SI.</w:t>
      </w:r>
    </w:p>
    <w:p w14:paraId="72A79BB8" w14:textId="77777777" w:rsidR="003517F9" w:rsidRDefault="003517F9" w:rsidP="003517F9">
      <w:pPr>
        <w:spacing w:line="360" w:lineRule="auto"/>
        <w:jc w:val="both"/>
        <w:rPr>
          <w:rFonts w:ascii="Times New Roman" w:hAnsi="Times New Roman" w:cs="Times New Roman"/>
          <w:b/>
          <w:bCs/>
          <w:sz w:val="24"/>
          <w:szCs w:val="24"/>
        </w:rPr>
      </w:pPr>
    </w:p>
    <w:p w14:paraId="03CDF721" w14:textId="745F3236" w:rsidR="002202FC" w:rsidRDefault="002202FC" w:rsidP="00220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w:t>
      </w:r>
      <w:r w:rsidR="003517F9">
        <w:rPr>
          <w:rFonts w:ascii="Times New Roman" w:hAnsi="Times New Roman" w:cs="Times New Roman"/>
          <w:b/>
          <w:bCs/>
          <w:sz w:val="24"/>
          <w:szCs w:val="24"/>
        </w:rPr>
        <w:t>nor types</w:t>
      </w:r>
      <w:r>
        <w:rPr>
          <w:rFonts w:ascii="Times New Roman" w:hAnsi="Times New Roman" w:cs="Times New Roman"/>
          <w:b/>
          <w:bCs/>
          <w:sz w:val="24"/>
          <w:szCs w:val="24"/>
        </w:rPr>
        <w:t>, l</w:t>
      </w:r>
      <w:r w:rsidRPr="007A7535">
        <w:rPr>
          <w:rFonts w:ascii="Times New Roman" w:hAnsi="Times New Roman" w:cs="Times New Roman"/>
          <w:b/>
          <w:bCs/>
          <w:sz w:val="24"/>
          <w:szCs w:val="24"/>
        </w:rPr>
        <w:t>igand types</w:t>
      </w:r>
      <w:r>
        <w:rPr>
          <w:rFonts w:ascii="Times New Roman" w:hAnsi="Times New Roman" w:cs="Times New Roman"/>
          <w:b/>
          <w:bCs/>
          <w:sz w:val="24"/>
          <w:szCs w:val="24"/>
        </w:rPr>
        <w:t xml:space="preserve">, and denticities </w:t>
      </w:r>
      <w:r w:rsidRPr="007A7535">
        <w:rPr>
          <w:rFonts w:ascii="Times New Roman" w:hAnsi="Times New Roman" w:cs="Times New Roman"/>
          <w:b/>
          <w:bCs/>
          <w:sz w:val="24"/>
          <w:szCs w:val="24"/>
        </w:rPr>
        <w:t>in the complexes</w:t>
      </w:r>
    </w:p>
    <w:p w14:paraId="5D85C6B1" w14:textId="18D342AF" w:rsidR="00CA7F7B" w:rsidRDefault="00F94C1C" w:rsidP="008C2865">
      <w:pPr>
        <w:spacing w:line="360" w:lineRule="auto"/>
        <w:jc w:val="both"/>
        <w:rPr>
          <w:rFonts w:ascii="Times New Roman" w:hAnsi="Times New Roman" w:cs="Times New Roman"/>
          <w:sz w:val="24"/>
          <w:szCs w:val="24"/>
        </w:rPr>
      </w:pPr>
      <w:r w:rsidRPr="00DB7468">
        <w:rPr>
          <w:rFonts w:ascii="Times New Roman" w:hAnsi="Times New Roman" w:cs="Times New Roman"/>
          <w:sz w:val="24"/>
          <w:szCs w:val="24"/>
        </w:rPr>
        <w:t xml:space="preserve">Figure </w:t>
      </w:r>
      <w:r w:rsidR="002202FC">
        <w:rPr>
          <w:rFonts w:ascii="Times New Roman" w:hAnsi="Times New Roman" w:cs="Times New Roman"/>
          <w:sz w:val="24"/>
          <w:szCs w:val="24"/>
        </w:rPr>
        <w:t>4</w:t>
      </w:r>
      <w:r w:rsidRPr="00DB7468">
        <w:rPr>
          <w:rFonts w:ascii="Times New Roman" w:hAnsi="Times New Roman" w:cs="Times New Roman"/>
          <w:sz w:val="24"/>
          <w:szCs w:val="24"/>
        </w:rPr>
        <w:t xml:space="preserve"> displays the distribution of donor </w:t>
      </w:r>
      <w:r>
        <w:rPr>
          <w:rFonts w:ascii="Times New Roman" w:hAnsi="Times New Roman" w:cs="Times New Roman"/>
          <w:sz w:val="24"/>
          <w:szCs w:val="24"/>
        </w:rPr>
        <w:t>element types in the first coordination shell</w:t>
      </w:r>
      <w:r w:rsidRPr="00DB7468">
        <w:rPr>
          <w:rFonts w:ascii="Times New Roman" w:hAnsi="Times New Roman" w:cs="Times New Roman"/>
          <w:sz w:val="24"/>
          <w:szCs w:val="24"/>
        </w:rPr>
        <w:t xml:space="preserve"> for each Ln element</w:t>
      </w:r>
      <w:r w:rsidR="00045405">
        <w:rPr>
          <w:rFonts w:ascii="Times New Roman" w:hAnsi="Times New Roman" w:cs="Times New Roman"/>
          <w:sz w:val="24"/>
          <w:szCs w:val="24"/>
        </w:rPr>
        <w:t xml:space="preserve"> in Subset 2 (the trend is similar for Subset 1)</w:t>
      </w:r>
      <w:r w:rsidRPr="00DB7468">
        <w:rPr>
          <w:rFonts w:ascii="Times New Roman" w:hAnsi="Times New Roman" w:cs="Times New Roman"/>
          <w:sz w:val="24"/>
          <w:szCs w:val="24"/>
        </w:rPr>
        <w:t xml:space="preserve">. </w:t>
      </w:r>
      <w:r w:rsidR="007C2FEA">
        <w:rPr>
          <w:rFonts w:ascii="Times New Roman" w:hAnsi="Times New Roman" w:cs="Times New Roman"/>
          <w:sz w:val="24"/>
          <w:szCs w:val="24"/>
        </w:rPr>
        <w:t>One can see that</w:t>
      </w:r>
      <w:r w:rsidRPr="00DB7468">
        <w:rPr>
          <w:rFonts w:ascii="Times New Roman" w:hAnsi="Times New Roman" w:cs="Times New Roman"/>
          <w:sz w:val="24"/>
          <w:szCs w:val="24"/>
        </w:rPr>
        <w:t xml:space="preserve"> oxygen atoms comprise </w:t>
      </w:r>
      <w:r w:rsidR="004917A6" w:rsidRPr="00DB7468">
        <w:rPr>
          <w:rFonts w:ascii="Times New Roman" w:hAnsi="Times New Roman" w:cs="Times New Roman"/>
          <w:sz w:val="24"/>
          <w:szCs w:val="24"/>
        </w:rPr>
        <w:t>most of</w:t>
      </w:r>
      <w:r w:rsidRPr="00DB7468">
        <w:rPr>
          <w:rFonts w:ascii="Times New Roman" w:hAnsi="Times New Roman" w:cs="Times New Roman"/>
          <w:sz w:val="24"/>
          <w:szCs w:val="24"/>
        </w:rPr>
        <w:t xml:space="preserve"> the donor</w:t>
      </w:r>
      <w:r>
        <w:rPr>
          <w:rFonts w:ascii="Times New Roman" w:hAnsi="Times New Roman" w:cs="Times New Roman"/>
          <w:sz w:val="24"/>
          <w:szCs w:val="24"/>
        </w:rPr>
        <w:t xml:space="preserve"> groups</w:t>
      </w:r>
      <w:r w:rsidRPr="00DB7468">
        <w:rPr>
          <w:rFonts w:ascii="Times New Roman" w:hAnsi="Times New Roman" w:cs="Times New Roman"/>
          <w:sz w:val="24"/>
          <w:szCs w:val="24"/>
        </w:rPr>
        <w:t>, followed by carbon atoms and nitrogen atoms.</w:t>
      </w:r>
      <w:r>
        <w:rPr>
          <w:rFonts w:ascii="Times New Roman" w:hAnsi="Times New Roman" w:cs="Times New Roman"/>
          <w:sz w:val="24"/>
          <w:szCs w:val="24"/>
        </w:rPr>
        <w:t xml:space="preserve"> </w:t>
      </w:r>
      <w:r w:rsidR="007C2FEA">
        <w:rPr>
          <w:rFonts w:ascii="Times New Roman" w:hAnsi="Times New Roman" w:cs="Times New Roman"/>
          <w:sz w:val="24"/>
          <w:szCs w:val="24"/>
        </w:rPr>
        <w:t>T</w:t>
      </w:r>
      <w:r w:rsidR="00CA7F7B">
        <w:rPr>
          <w:rFonts w:ascii="Times New Roman" w:hAnsi="Times New Roman" w:cs="Times New Roman"/>
          <w:sz w:val="24"/>
          <w:szCs w:val="24"/>
        </w:rPr>
        <w:t xml:space="preserve">he oxygen donors </w:t>
      </w:r>
      <w:r w:rsidR="007C2FEA">
        <w:rPr>
          <w:rFonts w:ascii="Times New Roman" w:hAnsi="Times New Roman" w:cs="Times New Roman"/>
          <w:sz w:val="24"/>
          <w:szCs w:val="24"/>
        </w:rPr>
        <w:t xml:space="preserve">are 35% inorganic (water and nitrate) and 65% organic </w:t>
      </w:r>
      <w:r w:rsidR="00B55E5A">
        <w:rPr>
          <w:rFonts w:ascii="Times New Roman" w:hAnsi="Times New Roman" w:cs="Times New Roman"/>
          <w:sz w:val="24"/>
          <w:szCs w:val="24"/>
        </w:rPr>
        <w:t>(see next section for detailed analysis)</w:t>
      </w:r>
      <w:r w:rsidR="00F74A5A">
        <w:rPr>
          <w:rFonts w:ascii="Times New Roman" w:hAnsi="Times New Roman" w:cs="Times New Roman"/>
          <w:sz w:val="24"/>
          <w:szCs w:val="24"/>
        </w:rPr>
        <w:t>.</w:t>
      </w:r>
      <w:r w:rsidR="00CA7F7B">
        <w:rPr>
          <w:rFonts w:ascii="Times New Roman" w:hAnsi="Times New Roman" w:cs="Times New Roman"/>
          <w:sz w:val="24"/>
          <w:szCs w:val="24"/>
        </w:rPr>
        <w:t xml:space="preserve"> </w:t>
      </w:r>
      <w:r>
        <w:rPr>
          <w:rFonts w:ascii="Times New Roman" w:hAnsi="Times New Roman" w:cs="Times New Roman"/>
          <w:sz w:val="24"/>
          <w:szCs w:val="24"/>
        </w:rPr>
        <w:t xml:space="preserve">The carbon atoms are of mainly the </w:t>
      </w:r>
      <w:r w:rsidR="00045405" w:rsidRPr="00045405">
        <w:rPr>
          <w:rFonts w:ascii="Times New Roman" w:hAnsi="Times New Roman" w:cs="Times New Roman"/>
          <w:sz w:val="24"/>
          <w:szCs w:val="24"/>
        </w:rPr>
        <w:t>cyclopentadienyl (</w:t>
      </w:r>
      <w:r>
        <w:rPr>
          <w:rFonts w:ascii="Times New Roman" w:hAnsi="Times New Roman" w:cs="Times New Roman"/>
          <w:sz w:val="24"/>
          <w:szCs w:val="24"/>
        </w:rPr>
        <w:t>Cp</w:t>
      </w:r>
      <w:r w:rsidR="00045405">
        <w:rPr>
          <w:rFonts w:ascii="Times New Roman" w:hAnsi="Times New Roman" w:cs="Times New Roman"/>
          <w:sz w:val="24"/>
          <w:szCs w:val="24"/>
        </w:rPr>
        <w:t>)</w:t>
      </w:r>
      <w:r>
        <w:rPr>
          <w:rFonts w:ascii="Times New Roman" w:hAnsi="Times New Roman" w:cs="Times New Roman"/>
          <w:sz w:val="24"/>
          <w:szCs w:val="24"/>
        </w:rPr>
        <w:t xml:space="preserve"> ligands, while the nitrogen atoms of </w:t>
      </w:r>
      <w:r w:rsidR="00045405">
        <w:rPr>
          <w:rFonts w:ascii="Times New Roman" w:hAnsi="Times New Roman" w:cs="Times New Roman"/>
          <w:sz w:val="24"/>
          <w:szCs w:val="24"/>
        </w:rPr>
        <w:t xml:space="preserve">mainly </w:t>
      </w:r>
      <w:r>
        <w:rPr>
          <w:rFonts w:ascii="Times New Roman" w:hAnsi="Times New Roman" w:cs="Times New Roman"/>
          <w:sz w:val="24"/>
          <w:szCs w:val="24"/>
        </w:rPr>
        <w:t>the sp</w:t>
      </w:r>
      <w:r w:rsidRPr="0020348D">
        <w:rPr>
          <w:rFonts w:ascii="Times New Roman" w:hAnsi="Times New Roman" w:cs="Times New Roman"/>
          <w:sz w:val="24"/>
          <w:szCs w:val="24"/>
          <w:vertAlign w:val="superscript"/>
        </w:rPr>
        <w:t>2</w:t>
      </w:r>
      <w:r>
        <w:rPr>
          <w:rFonts w:ascii="Times New Roman" w:hAnsi="Times New Roman" w:cs="Times New Roman"/>
          <w:sz w:val="24"/>
          <w:szCs w:val="24"/>
        </w:rPr>
        <w:t xml:space="preserve"> type </w:t>
      </w:r>
      <w:r w:rsidR="00045405">
        <w:rPr>
          <w:rFonts w:ascii="Times New Roman" w:hAnsi="Times New Roman" w:cs="Times New Roman"/>
          <w:sz w:val="24"/>
          <w:szCs w:val="24"/>
        </w:rPr>
        <w:t>in an aromatic system (&gt; 70%)</w:t>
      </w:r>
      <w:r w:rsidR="00B55E5A">
        <w:rPr>
          <w:rFonts w:ascii="Times New Roman" w:hAnsi="Times New Roman" w:cs="Times New Roman"/>
          <w:sz w:val="24"/>
          <w:szCs w:val="24"/>
        </w:rPr>
        <w:t xml:space="preserve"> such as p</w:t>
      </w:r>
      <w:r w:rsidR="00B55E5A" w:rsidRPr="00DB7468">
        <w:rPr>
          <w:rFonts w:ascii="Times New Roman" w:hAnsi="Times New Roman" w:cs="Times New Roman"/>
          <w:sz w:val="24"/>
          <w:szCs w:val="24"/>
        </w:rPr>
        <w:t>henanthroline</w:t>
      </w:r>
      <w:r w:rsidR="00B55E5A">
        <w:rPr>
          <w:rFonts w:ascii="Times New Roman" w:hAnsi="Times New Roman" w:cs="Times New Roman"/>
          <w:sz w:val="24"/>
          <w:szCs w:val="24"/>
        </w:rPr>
        <w:t xml:space="preserve"> (see </w:t>
      </w:r>
      <w:r w:rsidR="007C2FEA">
        <w:rPr>
          <w:rFonts w:ascii="Times New Roman" w:hAnsi="Times New Roman" w:cs="Times New Roman"/>
          <w:sz w:val="24"/>
          <w:szCs w:val="24"/>
        </w:rPr>
        <w:t>next section</w:t>
      </w:r>
      <w:r w:rsidR="00B55E5A">
        <w:rPr>
          <w:rFonts w:ascii="Times New Roman" w:hAnsi="Times New Roman" w:cs="Times New Roman"/>
          <w:sz w:val="24"/>
          <w:szCs w:val="24"/>
        </w:rPr>
        <w:t xml:space="preserve"> for detailed analysis)</w:t>
      </w:r>
      <w:r>
        <w:rPr>
          <w:rFonts w:ascii="Times New Roman" w:hAnsi="Times New Roman" w:cs="Times New Roman"/>
          <w:sz w:val="24"/>
          <w:szCs w:val="24"/>
        </w:rPr>
        <w:t xml:space="preserve">. </w:t>
      </w:r>
      <w:r w:rsidR="00045405">
        <w:rPr>
          <w:rFonts w:ascii="Times New Roman" w:hAnsi="Times New Roman" w:cs="Times New Roman"/>
          <w:sz w:val="24"/>
          <w:szCs w:val="24"/>
        </w:rPr>
        <w:t>C</w:t>
      </w:r>
      <w:r w:rsidR="00045405" w:rsidRPr="00DB7468">
        <w:rPr>
          <w:rFonts w:ascii="Times New Roman" w:hAnsi="Times New Roman" w:cs="Times New Roman"/>
          <w:sz w:val="24"/>
          <w:szCs w:val="24"/>
        </w:rPr>
        <w:t>ollectively</w:t>
      </w:r>
      <w:r w:rsidRPr="00DB7468">
        <w:rPr>
          <w:rFonts w:ascii="Times New Roman" w:hAnsi="Times New Roman" w:cs="Times New Roman"/>
          <w:sz w:val="24"/>
          <w:szCs w:val="24"/>
        </w:rPr>
        <w:t>, these three elements constitute approximately 95% of the total donor atoms observed within the dataset.</w:t>
      </w:r>
      <w:r>
        <w:rPr>
          <w:rFonts w:ascii="Times New Roman" w:hAnsi="Times New Roman" w:cs="Times New Roman"/>
          <w:sz w:val="24"/>
          <w:szCs w:val="24"/>
        </w:rPr>
        <w:t xml:space="preserve"> Interestingly, one sees more C and N contributions to the first coordination shell in the Yb and Lu complexes. </w:t>
      </w:r>
      <w:r w:rsidRPr="00DB7468">
        <w:rPr>
          <w:rFonts w:ascii="Times New Roman" w:hAnsi="Times New Roman" w:cs="Times New Roman"/>
          <w:sz w:val="24"/>
          <w:szCs w:val="24"/>
        </w:rPr>
        <w:t>In summary, the predominant presence of oxygen, nitrogen</w:t>
      </w:r>
      <w:r w:rsidR="007C2FEA">
        <w:rPr>
          <w:rFonts w:ascii="Times New Roman" w:hAnsi="Times New Roman" w:cs="Times New Roman"/>
          <w:sz w:val="24"/>
          <w:szCs w:val="24"/>
        </w:rPr>
        <w:t xml:space="preserve">, and carbon </w:t>
      </w:r>
      <w:r w:rsidRPr="00DB7468">
        <w:rPr>
          <w:rFonts w:ascii="Times New Roman" w:hAnsi="Times New Roman" w:cs="Times New Roman"/>
          <w:sz w:val="24"/>
          <w:szCs w:val="24"/>
        </w:rPr>
        <w:t>atoms as donor atoms highlights their significant role in coordination with lanthanide elements, underlining their prominence in the formation of lanthanide complexes</w:t>
      </w:r>
      <w:r>
        <w:rPr>
          <w:rFonts w:ascii="Times New Roman" w:hAnsi="Times New Roman" w:cs="Times New Roman"/>
          <w:sz w:val="24"/>
          <w:szCs w:val="24"/>
        </w:rPr>
        <w:t>.</w:t>
      </w:r>
    </w:p>
    <w:p w14:paraId="75B0959D" w14:textId="77777777" w:rsidR="003517F9" w:rsidRPr="00DB7468" w:rsidRDefault="003517F9" w:rsidP="003517F9">
      <w:pPr>
        <w:keepNext/>
        <w:spacing w:line="360" w:lineRule="auto"/>
        <w:jc w:val="center"/>
        <w:rPr>
          <w:rFonts w:ascii="Times New Roman" w:hAnsi="Times New Roman" w:cs="Times New Roman"/>
          <w:sz w:val="24"/>
          <w:szCs w:val="24"/>
        </w:rPr>
      </w:pPr>
      <w:r w:rsidRPr="00FD18D0">
        <w:rPr>
          <w:rFonts w:ascii="Times New Roman" w:hAnsi="Times New Roman" w:cs="Times New Roman"/>
          <w:noProof/>
          <w:sz w:val="24"/>
          <w:szCs w:val="24"/>
        </w:rPr>
        <w:drawing>
          <wp:inline distT="0" distB="0" distL="0" distR="0" wp14:anchorId="54727940" wp14:editId="46A271B4">
            <wp:extent cx="4190593" cy="2856408"/>
            <wp:effectExtent l="0" t="0" r="635" b="0"/>
            <wp:docPr id="2026974409" name="Picture 2">
              <a:extLst xmlns:a="http://schemas.openxmlformats.org/drawingml/2006/main">
                <a:ext uri="{FF2B5EF4-FFF2-40B4-BE49-F238E27FC236}">
                  <a16:creationId xmlns:a16="http://schemas.microsoft.com/office/drawing/2014/main" id="{4BC04098-7806-BB00-C1DE-D9B4564D3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C04098-7806-BB00-C1DE-D9B4564D3A54}"/>
                        </a:ext>
                      </a:extLst>
                    </pic:cNvPr>
                    <pic:cNvPicPr>
                      <a:picLocks noChangeAspect="1"/>
                    </pic:cNvPicPr>
                  </pic:nvPicPr>
                  <pic:blipFill rotWithShape="1">
                    <a:blip r:embed="rId11"/>
                    <a:srcRect l="5298" t="5598" r="6603" b="5623"/>
                    <a:stretch/>
                  </pic:blipFill>
                  <pic:spPr>
                    <a:xfrm>
                      <a:off x="0" y="0"/>
                      <a:ext cx="4199457" cy="2862450"/>
                    </a:xfrm>
                    <a:prstGeom prst="rect">
                      <a:avLst/>
                    </a:prstGeom>
                  </pic:spPr>
                </pic:pic>
              </a:graphicData>
            </a:graphic>
          </wp:inline>
        </w:drawing>
      </w:r>
    </w:p>
    <w:p w14:paraId="1268AAF0" w14:textId="54B507A7" w:rsidR="003517F9" w:rsidRDefault="003517F9" w:rsidP="003517F9">
      <w:pPr>
        <w:pStyle w:val="Caption"/>
        <w:spacing w:line="360" w:lineRule="auto"/>
        <w:jc w:val="both"/>
      </w:pPr>
      <w:r w:rsidRPr="00A62C00">
        <w:rPr>
          <w:rFonts w:ascii="Times New Roman" w:hAnsi="Times New Roman" w:cs="Times New Roman"/>
          <w:b/>
          <w:bCs/>
          <w:i w:val="0"/>
          <w:iCs w:val="0"/>
          <w:color w:val="auto"/>
          <w:sz w:val="20"/>
          <w:szCs w:val="20"/>
        </w:rPr>
        <w:t xml:space="preserve">Figure </w:t>
      </w:r>
      <w:r>
        <w:rPr>
          <w:rFonts w:ascii="Times New Roman" w:hAnsi="Times New Roman" w:cs="Times New Roman"/>
          <w:b/>
          <w:bCs/>
          <w:i w:val="0"/>
          <w:iCs w:val="0"/>
          <w:sz w:val="20"/>
          <w:szCs w:val="20"/>
        </w:rPr>
        <w:t>4</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Breakdown of</w:t>
      </w:r>
      <w:r w:rsidRPr="00A62C00">
        <w:rPr>
          <w:rFonts w:ascii="Times New Roman" w:hAnsi="Times New Roman" w:cs="Times New Roman"/>
          <w:i w:val="0"/>
          <w:iCs w:val="0"/>
          <w:color w:val="auto"/>
          <w:sz w:val="20"/>
          <w:szCs w:val="20"/>
        </w:rPr>
        <w:t xml:space="preserve"> donor </w:t>
      </w:r>
      <w:r>
        <w:rPr>
          <w:rFonts w:ascii="Times New Roman" w:hAnsi="Times New Roman" w:cs="Times New Roman"/>
          <w:i w:val="0"/>
          <w:iCs w:val="0"/>
          <w:color w:val="auto"/>
          <w:sz w:val="20"/>
          <w:szCs w:val="20"/>
        </w:rPr>
        <w:t xml:space="preserve">types in the first coordination shell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O</w:t>
      </w:r>
      <w:r w:rsidRPr="00A62C00">
        <w:rPr>
          <w:rFonts w:ascii="Times New Roman" w:hAnsi="Times New Roman" w:cs="Times New Roman"/>
          <w:i w:val="0"/>
          <w:iCs w:val="0"/>
          <w:color w:val="auto"/>
          <w:sz w:val="20"/>
          <w:szCs w:val="20"/>
        </w:rPr>
        <w:t>ther elements</w:t>
      </w:r>
      <w:r>
        <w:rPr>
          <w:rFonts w:ascii="Times New Roman" w:hAnsi="Times New Roman" w:cs="Times New Roman"/>
          <w:i w:val="0"/>
          <w:iCs w:val="0"/>
          <w:color w:val="auto"/>
          <w:sz w:val="20"/>
          <w:szCs w:val="20"/>
        </w:rPr>
        <w:t xml:space="preserve"> include </w:t>
      </w:r>
      <w:r w:rsidRPr="0020348D">
        <w:rPr>
          <w:rFonts w:ascii="Times New Roman" w:hAnsi="Times New Roman" w:cs="Times New Roman"/>
          <w:i w:val="0"/>
          <w:iCs w:val="0"/>
          <w:color w:val="auto"/>
          <w:sz w:val="20"/>
          <w:szCs w:val="20"/>
        </w:rPr>
        <w:t>H</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P,</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S, F,</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Cl,</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 xml:space="preserve">Br, </w:t>
      </w:r>
      <w:r>
        <w:rPr>
          <w:rFonts w:ascii="Times New Roman" w:hAnsi="Times New Roman" w:cs="Times New Roman"/>
          <w:i w:val="0"/>
          <w:iCs w:val="0"/>
          <w:color w:val="auto"/>
          <w:sz w:val="20"/>
          <w:szCs w:val="20"/>
        </w:rPr>
        <w:t>and I.</w:t>
      </w:r>
      <w:r w:rsidRPr="007A7535">
        <w:t xml:space="preserve"> </w:t>
      </w:r>
    </w:p>
    <w:p w14:paraId="742A7D9D" w14:textId="576F3DE2" w:rsidR="00406B60" w:rsidRDefault="00793174" w:rsidP="00830AB4">
      <w:pPr>
        <w:spacing w:line="360" w:lineRule="auto"/>
        <w:jc w:val="both"/>
        <w:rPr>
          <w:rFonts w:ascii="Times New Roman" w:hAnsi="Times New Roman" w:cs="Times New Roman"/>
          <w:sz w:val="24"/>
          <w:szCs w:val="24"/>
        </w:rPr>
      </w:pPr>
      <w:r w:rsidRPr="00DB7468">
        <w:rPr>
          <w:rFonts w:ascii="Times New Roman" w:hAnsi="Times New Roman" w:cs="Times New Roman"/>
          <w:sz w:val="24"/>
          <w:szCs w:val="24"/>
        </w:rPr>
        <w:lastRenderedPageBreak/>
        <w:t xml:space="preserve">Figure </w:t>
      </w:r>
      <w:r w:rsidR="002202FC">
        <w:rPr>
          <w:rFonts w:ascii="Times New Roman" w:hAnsi="Times New Roman" w:cs="Times New Roman"/>
          <w:sz w:val="24"/>
          <w:szCs w:val="24"/>
        </w:rPr>
        <w:t>5</w:t>
      </w:r>
      <w:r w:rsidRPr="00DB7468">
        <w:rPr>
          <w:rFonts w:ascii="Times New Roman" w:hAnsi="Times New Roman" w:cs="Times New Roman"/>
          <w:sz w:val="24"/>
          <w:szCs w:val="24"/>
        </w:rPr>
        <w:t xml:space="preserve"> illustrates the distribution of the type of ligands binding to the metal center of lanthanide complexes</w:t>
      </w:r>
      <w:r w:rsidR="00B55E5A">
        <w:rPr>
          <w:rFonts w:ascii="Times New Roman" w:hAnsi="Times New Roman" w:cs="Times New Roman"/>
          <w:sz w:val="24"/>
          <w:szCs w:val="24"/>
        </w:rPr>
        <w:t xml:space="preserve"> in Subset 1</w:t>
      </w:r>
      <w:r w:rsidRPr="00DB7468">
        <w:rPr>
          <w:rFonts w:ascii="Times New Roman" w:hAnsi="Times New Roman" w:cs="Times New Roman"/>
          <w:sz w:val="24"/>
          <w:szCs w:val="24"/>
        </w:rPr>
        <w:t xml:space="preserve">. </w:t>
      </w:r>
      <w:r w:rsidR="007A7535">
        <w:rPr>
          <w:rFonts w:ascii="Times New Roman" w:hAnsi="Times New Roman" w:cs="Times New Roman"/>
          <w:sz w:val="24"/>
          <w:szCs w:val="24"/>
        </w:rPr>
        <w:t>I</w:t>
      </w:r>
      <w:r w:rsidRPr="00DB7468">
        <w:rPr>
          <w:rFonts w:ascii="Times New Roman" w:hAnsi="Times New Roman" w:cs="Times New Roman"/>
          <w:sz w:val="24"/>
          <w:szCs w:val="24"/>
        </w:rPr>
        <w:t xml:space="preserve">t was found that </w:t>
      </w:r>
      <w:r w:rsidR="007A7535">
        <w:rPr>
          <w:rFonts w:ascii="Times New Roman" w:hAnsi="Times New Roman" w:cs="Times New Roman"/>
          <w:sz w:val="24"/>
          <w:szCs w:val="24"/>
        </w:rPr>
        <w:t>complexes with</w:t>
      </w:r>
      <w:r w:rsidRPr="00DB7468">
        <w:rPr>
          <w:rFonts w:ascii="Times New Roman" w:hAnsi="Times New Roman" w:cs="Times New Roman"/>
          <w:sz w:val="24"/>
          <w:szCs w:val="24"/>
        </w:rPr>
        <w:t xml:space="preserve"> </w:t>
      </w:r>
      <w:r w:rsidR="007A7535">
        <w:rPr>
          <w:rFonts w:ascii="Times New Roman" w:hAnsi="Times New Roman" w:cs="Times New Roman"/>
          <w:sz w:val="24"/>
          <w:szCs w:val="24"/>
        </w:rPr>
        <w:t>all organic</w:t>
      </w:r>
      <w:r w:rsidRPr="00DB7468">
        <w:rPr>
          <w:rFonts w:ascii="Times New Roman" w:hAnsi="Times New Roman" w:cs="Times New Roman"/>
          <w:sz w:val="24"/>
          <w:szCs w:val="24"/>
        </w:rPr>
        <w:t xml:space="preserve"> ligands </w:t>
      </w:r>
      <w:r w:rsidR="007A7535">
        <w:rPr>
          <w:rFonts w:ascii="Times New Roman" w:hAnsi="Times New Roman" w:cs="Times New Roman"/>
          <w:sz w:val="24"/>
          <w:szCs w:val="24"/>
        </w:rPr>
        <w:t>account for about 45% from La to Tm and 65% from Yb to Lu of structures, while complexes with mixed organic-inorganic ligands account for 50% from La to Tm and 30% from Yb to Lu of structures</w:t>
      </w:r>
      <w:r w:rsidRPr="00DB7468">
        <w:rPr>
          <w:rFonts w:ascii="Times New Roman" w:hAnsi="Times New Roman" w:cs="Times New Roman"/>
          <w:sz w:val="24"/>
          <w:szCs w:val="24"/>
        </w:rPr>
        <w:t xml:space="preserve">. </w:t>
      </w:r>
      <w:r w:rsidR="007A7535">
        <w:rPr>
          <w:rFonts w:ascii="Times New Roman" w:hAnsi="Times New Roman" w:cs="Times New Roman"/>
          <w:sz w:val="24"/>
          <w:szCs w:val="24"/>
        </w:rPr>
        <w:t>The complexes with all inorganic ligands account for about 5% or less. One can see that</w:t>
      </w:r>
      <w:r w:rsidRPr="00DB7468">
        <w:rPr>
          <w:rFonts w:ascii="Times New Roman" w:hAnsi="Times New Roman" w:cs="Times New Roman"/>
          <w:sz w:val="24"/>
          <w:szCs w:val="24"/>
        </w:rPr>
        <w:t xml:space="preserve"> </w:t>
      </w:r>
      <w:r w:rsidR="00360750">
        <w:rPr>
          <w:rFonts w:ascii="Times New Roman" w:hAnsi="Times New Roman" w:cs="Times New Roman"/>
          <w:sz w:val="24"/>
          <w:szCs w:val="24"/>
        </w:rPr>
        <w:t xml:space="preserve">the </w:t>
      </w:r>
      <w:r w:rsidRPr="00DB7468">
        <w:rPr>
          <w:rFonts w:ascii="Times New Roman" w:hAnsi="Times New Roman" w:cs="Times New Roman"/>
          <w:sz w:val="24"/>
          <w:szCs w:val="24"/>
        </w:rPr>
        <w:t>heav</w:t>
      </w:r>
      <w:r w:rsidR="007A7535">
        <w:rPr>
          <w:rFonts w:ascii="Times New Roman" w:hAnsi="Times New Roman" w:cs="Times New Roman"/>
          <w:sz w:val="24"/>
          <w:szCs w:val="24"/>
        </w:rPr>
        <w:t>iest</w:t>
      </w:r>
      <w:r w:rsidRPr="00DB7468">
        <w:rPr>
          <w:rFonts w:ascii="Times New Roman" w:hAnsi="Times New Roman" w:cs="Times New Roman"/>
          <w:sz w:val="24"/>
          <w:szCs w:val="24"/>
        </w:rPr>
        <w:t xml:space="preserve"> lanthanide</w:t>
      </w:r>
      <w:r w:rsidR="00360750">
        <w:rPr>
          <w:rFonts w:ascii="Times New Roman" w:hAnsi="Times New Roman" w:cs="Times New Roman"/>
          <w:sz w:val="24"/>
          <w:szCs w:val="24"/>
        </w:rPr>
        <w:t>s</w:t>
      </w:r>
      <w:r w:rsidRPr="00DB7468">
        <w:rPr>
          <w:rFonts w:ascii="Times New Roman" w:hAnsi="Times New Roman" w:cs="Times New Roman"/>
          <w:sz w:val="24"/>
          <w:szCs w:val="24"/>
        </w:rPr>
        <w:t xml:space="preserve"> </w:t>
      </w:r>
      <w:r w:rsidR="007A7535">
        <w:rPr>
          <w:rFonts w:ascii="Times New Roman" w:hAnsi="Times New Roman" w:cs="Times New Roman"/>
          <w:sz w:val="24"/>
          <w:szCs w:val="24"/>
        </w:rPr>
        <w:t xml:space="preserve">Yb and Lu </w:t>
      </w:r>
      <w:r w:rsidRPr="00DB7468">
        <w:rPr>
          <w:rFonts w:ascii="Times New Roman" w:hAnsi="Times New Roman" w:cs="Times New Roman"/>
          <w:sz w:val="24"/>
          <w:szCs w:val="24"/>
        </w:rPr>
        <w:t xml:space="preserve">display </w:t>
      </w:r>
      <w:r w:rsidR="00360750">
        <w:rPr>
          <w:rFonts w:ascii="Times New Roman" w:hAnsi="Times New Roman" w:cs="Times New Roman"/>
          <w:sz w:val="24"/>
          <w:szCs w:val="24"/>
        </w:rPr>
        <w:t>dominance of</w:t>
      </w:r>
      <w:r w:rsidRPr="00DB7468">
        <w:rPr>
          <w:rFonts w:ascii="Times New Roman" w:hAnsi="Times New Roman" w:cs="Times New Roman"/>
          <w:sz w:val="24"/>
          <w:szCs w:val="24"/>
        </w:rPr>
        <w:t xml:space="preserve"> </w:t>
      </w:r>
      <w:r w:rsidR="00360750">
        <w:rPr>
          <w:rFonts w:ascii="Times New Roman" w:hAnsi="Times New Roman" w:cs="Times New Roman"/>
          <w:sz w:val="24"/>
          <w:szCs w:val="24"/>
        </w:rPr>
        <w:t>complexes</w:t>
      </w:r>
      <w:r w:rsidR="007A7535">
        <w:rPr>
          <w:rFonts w:ascii="Times New Roman" w:hAnsi="Times New Roman" w:cs="Times New Roman"/>
          <w:sz w:val="24"/>
          <w:szCs w:val="24"/>
        </w:rPr>
        <w:t xml:space="preserve"> </w:t>
      </w:r>
      <w:r w:rsidRPr="00DB7468">
        <w:rPr>
          <w:rFonts w:ascii="Times New Roman" w:hAnsi="Times New Roman" w:cs="Times New Roman"/>
          <w:sz w:val="24"/>
          <w:szCs w:val="24"/>
        </w:rPr>
        <w:t>with organic ligands</w:t>
      </w:r>
      <w:r w:rsidR="007A7535">
        <w:rPr>
          <w:rFonts w:ascii="Times New Roman" w:hAnsi="Times New Roman" w:cs="Times New Roman"/>
          <w:sz w:val="24"/>
          <w:szCs w:val="24"/>
        </w:rPr>
        <w:t xml:space="preserve">, </w:t>
      </w:r>
      <w:r w:rsidR="00830AB4">
        <w:rPr>
          <w:rFonts w:ascii="Times New Roman" w:hAnsi="Times New Roman" w:cs="Times New Roman"/>
          <w:sz w:val="24"/>
          <w:szCs w:val="24"/>
        </w:rPr>
        <w:t xml:space="preserve">a trend </w:t>
      </w:r>
      <w:r w:rsidR="007A7535">
        <w:rPr>
          <w:rFonts w:ascii="Times New Roman" w:hAnsi="Times New Roman" w:cs="Times New Roman"/>
          <w:sz w:val="24"/>
          <w:szCs w:val="24"/>
        </w:rPr>
        <w:t xml:space="preserve">consistent with </w:t>
      </w:r>
      <w:r w:rsidRPr="00DB7468">
        <w:rPr>
          <w:rFonts w:ascii="Times New Roman" w:hAnsi="Times New Roman" w:cs="Times New Roman"/>
          <w:sz w:val="24"/>
          <w:szCs w:val="24"/>
        </w:rPr>
        <w:t>the increasing percentage of carbon donor</w:t>
      </w:r>
      <w:r w:rsidR="007A7535">
        <w:rPr>
          <w:rFonts w:ascii="Times New Roman" w:hAnsi="Times New Roman" w:cs="Times New Roman"/>
          <w:sz w:val="24"/>
          <w:szCs w:val="24"/>
        </w:rPr>
        <w:t>s</w:t>
      </w:r>
      <w:r w:rsidRPr="00DB7468">
        <w:rPr>
          <w:rFonts w:ascii="Times New Roman" w:hAnsi="Times New Roman" w:cs="Times New Roman"/>
          <w:sz w:val="24"/>
          <w:szCs w:val="24"/>
        </w:rPr>
        <w:t xml:space="preserve"> in the</w:t>
      </w:r>
      <w:r w:rsidR="007A7535">
        <w:rPr>
          <w:rFonts w:ascii="Times New Roman" w:hAnsi="Times New Roman" w:cs="Times New Roman"/>
          <w:sz w:val="24"/>
          <w:szCs w:val="24"/>
        </w:rPr>
        <w:t>ir</w:t>
      </w:r>
      <w:r w:rsidRPr="00DB7468">
        <w:rPr>
          <w:rFonts w:ascii="Times New Roman" w:hAnsi="Times New Roman" w:cs="Times New Roman"/>
          <w:sz w:val="24"/>
          <w:szCs w:val="24"/>
        </w:rPr>
        <w:t xml:space="preserve"> </w:t>
      </w:r>
      <w:r w:rsidR="007A7535">
        <w:rPr>
          <w:rFonts w:ascii="Times New Roman" w:hAnsi="Times New Roman" w:cs="Times New Roman"/>
          <w:sz w:val="24"/>
          <w:szCs w:val="24"/>
        </w:rPr>
        <w:t>first coordination shell</w:t>
      </w:r>
      <w:r w:rsidRPr="00DB7468">
        <w:rPr>
          <w:rFonts w:ascii="Times New Roman" w:hAnsi="Times New Roman" w:cs="Times New Roman"/>
          <w:sz w:val="24"/>
          <w:szCs w:val="24"/>
        </w:rPr>
        <w:t xml:space="preserve"> </w:t>
      </w:r>
      <w:r w:rsidR="007A7535">
        <w:rPr>
          <w:rFonts w:ascii="Times New Roman" w:hAnsi="Times New Roman" w:cs="Times New Roman"/>
          <w:sz w:val="24"/>
          <w:szCs w:val="24"/>
        </w:rPr>
        <w:t>(</w:t>
      </w:r>
      <w:r w:rsidRPr="00DB7468">
        <w:rPr>
          <w:rFonts w:ascii="Times New Roman" w:hAnsi="Times New Roman" w:cs="Times New Roman"/>
          <w:sz w:val="24"/>
          <w:szCs w:val="24"/>
        </w:rPr>
        <w:t xml:space="preserve">Figure </w:t>
      </w:r>
      <w:r w:rsidR="002202FC">
        <w:rPr>
          <w:rFonts w:ascii="Times New Roman" w:hAnsi="Times New Roman" w:cs="Times New Roman"/>
          <w:sz w:val="24"/>
          <w:szCs w:val="24"/>
        </w:rPr>
        <w:t>4</w:t>
      </w:r>
      <w:r w:rsidR="007A7535">
        <w:rPr>
          <w:rFonts w:ascii="Times New Roman" w:hAnsi="Times New Roman" w:cs="Times New Roman"/>
          <w:sz w:val="24"/>
          <w:szCs w:val="24"/>
        </w:rPr>
        <w:t>)</w:t>
      </w:r>
      <w:r w:rsidRPr="00DB7468">
        <w:rPr>
          <w:rFonts w:ascii="Times New Roman" w:hAnsi="Times New Roman" w:cs="Times New Roman"/>
          <w:sz w:val="24"/>
          <w:szCs w:val="24"/>
        </w:rPr>
        <w:t>.</w:t>
      </w:r>
      <w:r>
        <w:rPr>
          <w:rFonts w:ascii="Times New Roman" w:hAnsi="Times New Roman" w:cs="Times New Roman"/>
          <w:sz w:val="24"/>
          <w:szCs w:val="24"/>
        </w:rPr>
        <w:t xml:space="preserve"> </w:t>
      </w:r>
    </w:p>
    <w:p w14:paraId="1FFE6035" w14:textId="3F55BF93" w:rsidR="00A14D15" w:rsidRPr="00DB7468" w:rsidRDefault="00293994" w:rsidP="00A14D15">
      <w:pPr>
        <w:keepNext/>
        <w:spacing w:line="360" w:lineRule="auto"/>
        <w:jc w:val="center"/>
        <w:rPr>
          <w:rFonts w:ascii="Times New Roman" w:hAnsi="Times New Roman" w:cs="Times New Roman"/>
          <w:sz w:val="24"/>
          <w:szCs w:val="24"/>
        </w:rPr>
      </w:pPr>
      <w:r w:rsidRPr="00293994">
        <w:rPr>
          <w:rFonts w:ascii="Times New Roman" w:hAnsi="Times New Roman" w:cs="Times New Roman"/>
          <w:noProof/>
          <w:sz w:val="24"/>
          <w:szCs w:val="24"/>
        </w:rPr>
        <w:drawing>
          <wp:inline distT="0" distB="0" distL="0" distR="0" wp14:anchorId="2333959B" wp14:editId="0AE69300">
            <wp:extent cx="4464657" cy="2697397"/>
            <wp:effectExtent l="0" t="0" r="0" b="8255"/>
            <wp:docPr id="5" name="Picture 4">
              <a:extLst xmlns:a="http://schemas.openxmlformats.org/drawingml/2006/main">
                <a:ext uri="{FF2B5EF4-FFF2-40B4-BE49-F238E27FC236}">
                  <a16:creationId xmlns:a16="http://schemas.microsoft.com/office/drawing/2014/main" id="{EFC76A4B-8058-B3C0-A4A5-4AF9A9513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C76A4B-8058-B3C0-A4A5-4AF9A95134C5}"/>
                        </a:ext>
                      </a:extLst>
                    </pic:cNvPr>
                    <pic:cNvPicPr>
                      <a:picLocks noChangeAspect="1"/>
                    </pic:cNvPicPr>
                  </pic:nvPicPr>
                  <pic:blipFill rotWithShape="1">
                    <a:blip r:embed="rId12"/>
                    <a:srcRect l="3740" t="5151" r="10455" b="6135"/>
                    <a:stretch/>
                  </pic:blipFill>
                  <pic:spPr>
                    <a:xfrm>
                      <a:off x="0" y="0"/>
                      <a:ext cx="4469100" cy="2700082"/>
                    </a:xfrm>
                    <a:prstGeom prst="rect">
                      <a:avLst/>
                    </a:prstGeom>
                  </pic:spPr>
                </pic:pic>
              </a:graphicData>
            </a:graphic>
          </wp:inline>
        </w:drawing>
      </w:r>
    </w:p>
    <w:p w14:paraId="7CBD943D" w14:textId="7C63FE5F" w:rsidR="00A14D15" w:rsidRDefault="00A14D15" w:rsidP="00A14D15">
      <w:pPr>
        <w:pStyle w:val="Caption"/>
        <w:spacing w:line="360" w:lineRule="auto"/>
        <w:jc w:val="both"/>
      </w:pPr>
      <w:r w:rsidRPr="007A7535">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5</w:t>
      </w:r>
      <w:r w:rsidRPr="007A7535">
        <w:rPr>
          <w:rFonts w:ascii="Times New Roman" w:hAnsi="Times New Roman" w:cs="Times New Roman"/>
          <w:b/>
          <w:bCs/>
          <w:i w:val="0"/>
          <w:iCs w:val="0"/>
          <w:color w:val="auto"/>
          <w:sz w:val="20"/>
          <w:szCs w:val="20"/>
        </w:rPr>
        <w:t>.</w:t>
      </w:r>
      <w:r w:rsidRPr="007A7535">
        <w:rPr>
          <w:rFonts w:ascii="Times New Roman" w:hAnsi="Times New Roman" w:cs="Times New Roman"/>
          <w:i w:val="0"/>
          <w:iCs w:val="0"/>
          <w:color w:val="auto"/>
          <w:kern w:val="24"/>
          <w:sz w:val="20"/>
          <w:szCs w:val="20"/>
          <w14:ligatures w14:val="none"/>
        </w:rPr>
        <w:t xml:space="preserve"> </w:t>
      </w:r>
      <w:r>
        <w:rPr>
          <w:rFonts w:ascii="Times New Roman" w:hAnsi="Times New Roman" w:cs="Times New Roman"/>
          <w:i w:val="0"/>
          <w:iCs w:val="0"/>
          <w:color w:val="auto"/>
          <w:sz w:val="20"/>
          <w:szCs w:val="20"/>
        </w:rPr>
        <w:t>Ligand types in the Ln complexes in Subset 1: complexes with all-organic ligands (purple); complexes with mixed inorganic-organic ligands (green); complexes with all-inorganic ligands (orange).</w:t>
      </w:r>
    </w:p>
    <w:p w14:paraId="45E4FE78" w14:textId="267B6774" w:rsidR="002202FC" w:rsidRPr="008C2865" w:rsidRDefault="002202FC" w:rsidP="002202FC">
      <w:pPr>
        <w:spacing w:line="360" w:lineRule="auto"/>
        <w:jc w:val="both"/>
        <w:rPr>
          <w:rFonts w:ascii="Times New Roman" w:hAnsi="Times New Roman" w:cs="Times New Roman"/>
          <w:sz w:val="24"/>
          <w:szCs w:val="24"/>
        </w:rPr>
      </w:pPr>
      <w:r>
        <w:rPr>
          <w:rFonts w:ascii="Times New Roman" w:hAnsi="Times New Roman" w:cs="Times New Roman"/>
          <w:sz w:val="24"/>
          <w:szCs w:val="24"/>
        </w:rPr>
        <w:t>The other way to further examine the ligand types is to breakdown the O donors to functional groups, as the O donors constitute the largest group in the first coordination shell (Figure 4). We found that a</w:t>
      </w:r>
      <w:r w:rsidRPr="00CA7F7B">
        <w:rPr>
          <w:rFonts w:ascii="Times New Roman" w:hAnsi="Times New Roman" w:cs="Times New Roman"/>
          <w:sz w:val="24"/>
          <w:szCs w:val="24"/>
        </w:rPr>
        <w:t xml:space="preserve">mong the organic O donors (Figure </w:t>
      </w:r>
      <w:r>
        <w:rPr>
          <w:rFonts w:ascii="Times New Roman" w:hAnsi="Times New Roman" w:cs="Times New Roman"/>
          <w:sz w:val="24"/>
          <w:szCs w:val="24"/>
        </w:rPr>
        <w:t>6</w:t>
      </w:r>
      <w:r w:rsidRPr="00CA7F7B">
        <w:rPr>
          <w:rFonts w:ascii="Times New Roman" w:hAnsi="Times New Roman" w:cs="Times New Roman"/>
          <w:sz w:val="24"/>
          <w:szCs w:val="24"/>
        </w:rPr>
        <w:t xml:space="preserve">a), </w:t>
      </w:r>
      <w:r>
        <w:rPr>
          <w:rFonts w:ascii="Times New Roman" w:hAnsi="Times New Roman" w:cs="Times New Roman"/>
          <w:sz w:val="24"/>
          <w:szCs w:val="24"/>
        </w:rPr>
        <w:t xml:space="preserve">over 80% of them have a C atom connected to the O donor (O-C-R), but there are also some minor contributions of P, N, and S connecting to the O donor. </w:t>
      </w:r>
      <w:r w:rsidRPr="00CA7F7B">
        <w:rPr>
          <w:rFonts w:ascii="Times New Roman" w:hAnsi="Times New Roman" w:cs="Times New Roman"/>
          <w:sz w:val="24"/>
          <w:szCs w:val="24"/>
        </w:rPr>
        <w:t xml:space="preserve">The inorganic O donors </w:t>
      </w:r>
      <w:r>
        <w:rPr>
          <w:rFonts w:ascii="Times New Roman" w:hAnsi="Times New Roman" w:cs="Times New Roman"/>
          <w:sz w:val="24"/>
          <w:szCs w:val="24"/>
        </w:rPr>
        <w:t xml:space="preserve">(Figure 6b) </w:t>
      </w:r>
      <w:r w:rsidRPr="00CA7F7B">
        <w:rPr>
          <w:rFonts w:ascii="Times New Roman" w:hAnsi="Times New Roman" w:cs="Times New Roman"/>
          <w:sz w:val="24"/>
          <w:szCs w:val="24"/>
        </w:rPr>
        <w:t>are mainly from nitrate</w:t>
      </w:r>
      <w:r>
        <w:rPr>
          <w:rFonts w:ascii="Times New Roman" w:hAnsi="Times New Roman" w:cs="Times New Roman"/>
          <w:sz w:val="24"/>
          <w:szCs w:val="24"/>
        </w:rPr>
        <w:t xml:space="preserve"> and </w:t>
      </w:r>
      <w:r w:rsidRPr="00CA7F7B">
        <w:rPr>
          <w:rFonts w:ascii="Times New Roman" w:hAnsi="Times New Roman" w:cs="Times New Roman"/>
          <w:sz w:val="24"/>
          <w:szCs w:val="24"/>
        </w:rPr>
        <w:t>water</w:t>
      </w:r>
      <w:r>
        <w:rPr>
          <w:rFonts w:ascii="Times New Roman" w:hAnsi="Times New Roman" w:cs="Times New Roman"/>
          <w:sz w:val="24"/>
          <w:szCs w:val="24"/>
        </w:rPr>
        <w:t xml:space="preserve">; </w:t>
      </w:r>
      <w:r w:rsidRPr="00830AB4">
        <w:rPr>
          <w:rFonts w:ascii="Times New Roman" w:hAnsi="Times New Roman" w:cs="Times New Roman"/>
          <w:sz w:val="24"/>
          <w:szCs w:val="24"/>
        </w:rPr>
        <w:t xml:space="preserve">there are also minor contributions from polyoxometalate (POM) anions as ligands. We further broke down the O-C-R type of ligands (Figure </w:t>
      </w:r>
      <w:r>
        <w:rPr>
          <w:rFonts w:ascii="Times New Roman" w:hAnsi="Times New Roman" w:cs="Times New Roman"/>
          <w:sz w:val="24"/>
          <w:szCs w:val="24"/>
        </w:rPr>
        <w:t>7</w:t>
      </w:r>
      <w:r w:rsidRPr="00830AB4">
        <w:rPr>
          <w:rFonts w:ascii="Times New Roman" w:hAnsi="Times New Roman" w:cs="Times New Roman"/>
          <w:sz w:val="24"/>
          <w:szCs w:val="24"/>
        </w:rPr>
        <w:t>) and found that alkoxide, ether, carboxylate, ketone, and amide ligands all contribute significantly across the Ln series. In addition</w:t>
      </w:r>
      <w:r w:rsidRPr="00830AB4">
        <w:rPr>
          <w:rFonts w:ascii="Times New Roman" w:hAnsi="Times New Roman" w:cs="Times New Roman"/>
          <w:color w:val="0D0D0D"/>
          <w:sz w:val="24"/>
          <w:szCs w:val="24"/>
          <w:shd w:val="clear" w:color="auto" w:fill="FFFFFF"/>
        </w:rPr>
        <w:t>, a denticity analysis</w:t>
      </w:r>
      <w:r w:rsidRPr="00830AB4">
        <w:rPr>
          <w:rFonts w:ascii="Times New Roman" w:hAnsi="Times New Roman" w:cs="Times New Roman"/>
          <w:sz w:val="24"/>
          <w:szCs w:val="24"/>
        </w:rPr>
        <w:t xml:space="preserve"> </w:t>
      </w:r>
      <w:r w:rsidRPr="00830AB4">
        <w:rPr>
          <w:rFonts w:ascii="Times New Roman" w:hAnsi="Times New Roman" w:cs="Times New Roman"/>
          <w:color w:val="0D0D0D"/>
          <w:sz w:val="24"/>
          <w:szCs w:val="24"/>
          <w:shd w:val="clear" w:color="auto" w:fill="FFFFFF"/>
        </w:rPr>
        <w:t xml:space="preserve">was conducted on </w:t>
      </w:r>
      <w:r>
        <w:rPr>
          <w:rFonts w:ascii="Times New Roman" w:hAnsi="Times New Roman" w:cs="Times New Roman"/>
          <w:color w:val="0D0D0D"/>
          <w:sz w:val="24"/>
          <w:szCs w:val="24"/>
          <w:shd w:val="clear" w:color="auto" w:fill="FFFFFF"/>
        </w:rPr>
        <w:t>S</w:t>
      </w:r>
      <w:r w:rsidRPr="00830AB4">
        <w:rPr>
          <w:rFonts w:ascii="Times New Roman" w:hAnsi="Times New Roman" w:cs="Times New Roman"/>
          <w:color w:val="0D0D0D"/>
          <w:sz w:val="24"/>
          <w:szCs w:val="24"/>
          <w:shd w:val="clear" w:color="auto" w:fill="FFFFFF"/>
        </w:rPr>
        <w:t>ubset 2</w:t>
      </w:r>
      <w:r>
        <w:rPr>
          <w:rFonts w:ascii="Times New Roman" w:hAnsi="Times New Roman" w:cs="Times New Roman"/>
          <w:color w:val="0D0D0D"/>
          <w:sz w:val="24"/>
          <w:szCs w:val="24"/>
          <w:shd w:val="clear" w:color="auto" w:fill="FFFFFF"/>
        </w:rPr>
        <w:t xml:space="preserve"> (Figure 8): one can see that </w:t>
      </w:r>
      <w:r w:rsidRPr="00830AB4">
        <w:rPr>
          <w:rFonts w:ascii="Times New Roman" w:hAnsi="Times New Roman" w:cs="Times New Roman"/>
          <w:sz w:val="24"/>
          <w:szCs w:val="24"/>
        </w:rPr>
        <w:t>monodentate</w:t>
      </w:r>
      <w:r>
        <w:rPr>
          <w:rFonts w:ascii="Times New Roman" w:hAnsi="Times New Roman" w:cs="Times New Roman"/>
          <w:sz w:val="24"/>
          <w:szCs w:val="24"/>
        </w:rPr>
        <w:t xml:space="preserve"> ligands dominate</w:t>
      </w:r>
      <w:r w:rsidRPr="00830AB4">
        <w:rPr>
          <w:rFonts w:ascii="Times New Roman" w:hAnsi="Times New Roman" w:cs="Times New Roman"/>
          <w:sz w:val="24"/>
          <w:szCs w:val="24"/>
        </w:rPr>
        <w:t xml:space="preserve">, </w:t>
      </w:r>
      <w:r>
        <w:rPr>
          <w:rFonts w:ascii="Times New Roman" w:hAnsi="Times New Roman" w:cs="Times New Roman"/>
          <w:sz w:val="24"/>
          <w:szCs w:val="24"/>
        </w:rPr>
        <w:t>followed</w:t>
      </w:r>
      <w:r w:rsidRPr="00830AB4">
        <w:rPr>
          <w:rFonts w:ascii="Times New Roman" w:hAnsi="Times New Roman" w:cs="Times New Roman"/>
          <w:sz w:val="24"/>
          <w:szCs w:val="24"/>
        </w:rPr>
        <w:t xml:space="preserve"> by bidentate</w:t>
      </w:r>
      <w:r>
        <w:rPr>
          <w:rFonts w:ascii="Times New Roman" w:hAnsi="Times New Roman" w:cs="Times New Roman"/>
          <w:sz w:val="24"/>
          <w:szCs w:val="24"/>
        </w:rPr>
        <w:t xml:space="preserve">, while </w:t>
      </w:r>
      <w:r w:rsidRPr="00830AB4">
        <w:rPr>
          <w:rFonts w:ascii="Times New Roman" w:hAnsi="Times New Roman" w:cs="Times New Roman"/>
          <w:sz w:val="24"/>
          <w:szCs w:val="24"/>
        </w:rPr>
        <w:t>contributions from</w:t>
      </w:r>
      <w:r>
        <w:rPr>
          <w:rFonts w:ascii="Times New Roman" w:hAnsi="Times New Roman" w:cs="Times New Roman"/>
          <w:sz w:val="24"/>
          <w:szCs w:val="24"/>
        </w:rPr>
        <w:t xml:space="preserve"> higher denticities are minor. This is consistent with the dominance of water, nitrate, and O-C-R as O donors (Figure 6).</w:t>
      </w:r>
    </w:p>
    <w:p w14:paraId="62A646FE" w14:textId="77777777" w:rsidR="00A14D15" w:rsidRDefault="00A14D15" w:rsidP="00830AB4">
      <w:pPr>
        <w:spacing w:line="360" w:lineRule="auto"/>
        <w:jc w:val="both"/>
        <w:rPr>
          <w:rFonts w:ascii="Times New Roman" w:hAnsi="Times New Roman" w:cs="Times New Roman"/>
          <w:sz w:val="24"/>
          <w:szCs w:val="24"/>
        </w:rPr>
      </w:pPr>
    </w:p>
    <w:p w14:paraId="422BE4DD" w14:textId="60A4C930" w:rsidR="005C22EA" w:rsidRDefault="00330F1A" w:rsidP="008C2865">
      <w:pPr>
        <w:spacing w:line="360" w:lineRule="auto"/>
        <w:jc w:val="center"/>
        <w:rPr>
          <w:rFonts w:ascii="Times New Roman" w:hAnsi="Times New Roman" w:cs="Times New Roman"/>
          <w:color w:val="FF0000"/>
          <w:sz w:val="24"/>
          <w:szCs w:val="24"/>
        </w:rPr>
      </w:pPr>
      <w:r w:rsidRPr="00330F1A">
        <w:rPr>
          <w:rFonts w:ascii="Times New Roman" w:hAnsi="Times New Roman" w:cs="Times New Roman"/>
          <w:noProof/>
          <w:color w:val="FF0000"/>
          <w:sz w:val="24"/>
          <w:szCs w:val="24"/>
        </w:rPr>
        <w:drawing>
          <wp:inline distT="0" distB="0" distL="0" distR="0" wp14:anchorId="7FEFC984" wp14:editId="50DC706C">
            <wp:extent cx="4040659" cy="5454458"/>
            <wp:effectExtent l="0" t="0" r="0" b="0"/>
            <wp:docPr id="193166099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60997" name="Picture 1" descr="A graph of different colored lines&#10;&#10;Description automatically generated with medium confidence"/>
                    <pic:cNvPicPr/>
                  </pic:nvPicPr>
                  <pic:blipFill>
                    <a:blip r:embed="rId13"/>
                    <a:stretch>
                      <a:fillRect/>
                    </a:stretch>
                  </pic:blipFill>
                  <pic:spPr>
                    <a:xfrm>
                      <a:off x="0" y="0"/>
                      <a:ext cx="4060488" cy="5481225"/>
                    </a:xfrm>
                    <a:prstGeom prst="rect">
                      <a:avLst/>
                    </a:prstGeom>
                  </pic:spPr>
                </pic:pic>
              </a:graphicData>
            </a:graphic>
          </wp:inline>
        </w:drawing>
      </w:r>
    </w:p>
    <w:p w14:paraId="0EC48096" w14:textId="7F002C96" w:rsidR="008C2865" w:rsidRDefault="008C2865" w:rsidP="008C2865">
      <w:pPr>
        <w:pStyle w:val="Caption"/>
        <w:spacing w:line="360" w:lineRule="auto"/>
        <w:jc w:val="both"/>
        <w:rPr>
          <w:rFonts w:ascii="Times New Roman" w:hAnsi="Times New Roman" w:cs="Times New Roman"/>
          <w:i w:val="0"/>
          <w:iCs w:val="0"/>
          <w:color w:val="auto"/>
          <w:sz w:val="20"/>
          <w:szCs w:val="20"/>
        </w:rPr>
      </w:pPr>
      <w:r w:rsidRPr="00A62C00">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6</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Breakdown of</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the O </w:t>
      </w:r>
      <w:r w:rsidRPr="00A62C00">
        <w:rPr>
          <w:rFonts w:ascii="Times New Roman" w:hAnsi="Times New Roman" w:cs="Times New Roman"/>
          <w:i w:val="0"/>
          <w:iCs w:val="0"/>
          <w:color w:val="auto"/>
          <w:sz w:val="20"/>
          <w:szCs w:val="20"/>
        </w:rPr>
        <w:t xml:space="preserve">donor </w:t>
      </w:r>
      <w:r>
        <w:rPr>
          <w:rFonts w:ascii="Times New Roman" w:hAnsi="Times New Roman" w:cs="Times New Roman"/>
          <w:i w:val="0"/>
          <w:iCs w:val="0"/>
          <w:color w:val="auto"/>
          <w:sz w:val="20"/>
          <w:szCs w:val="20"/>
        </w:rPr>
        <w:t xml:space="preserve">types in the first coordination shell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 (a) organic O donors (O-X-R means that an X atom connected to the O donor to Ln); (b) inorganic O donors (POM – p</w:t>
      </w:r>
      <w:r w:rsidRPr="00E30CE6">
        <w:rPr>
          <w:rFonts w:ascii="Times New Roman" w:hAnsi="Times New Roman" w:cs="Times New Roman"/>
          <w:i w:val="0"/>
          <w:iCs w:val="0"/>
          <w:color w:val="auto"/>
          <w:sz w:val="20"/>
          <w:szCs w:val="20"/>
        </w:rPr>
        <w:t>olyoxometalate</w:t>
      </w:r>
      <w:r>
        <w:rPr>
          <w:rFonts w:ascii="Times New Roman" w:hAnsi="Times New Roman" w:cs="Times New Roman"/>
          <w:i w:val="0"/>
          <w:iCs w:val="0"/>
          <w:color w:val="auto"/>
          <w:sz w:val="20"/>
          <w:szCs w:val="20"/>
        </w:rPr>
        <w:t xml:space="preserve">).  </w:t>
      </w:r>
    </w:p>
    <w:p w14:paraId="78507434" w14:textId="77777777" w:rsidR="00830AB4" w:rsidRPr="00830AB4" w:rsidRDefault="00830AB4" w:rsidP="00830AB4"/>
    <w:p w14:paraId="4E1F1827" w14:textId="683E1ABF" w:rsidR="008C2865" w:rsidRDefault="005000DF" w:rsidP="008C2865">
      <w:pPr>
        <w:spacing w:line="360" w:lineRule="auto"/>
        <w:jc w:val="center"/>
        <w:rPr>
          <w:rFonts w:ascii="Times New Roman" w:hAnsi="Times New Roman" w:cs="Times New Roman"/>
          <w:sz w:val="24"/>
          <w:szCs w:val="24"/>
        </w:rPr>
      </w:pPr>
      <w:r>
        <w:rPr>
          <w:rFonts w:hint="eastAsia"/>
          <w:noProof/>
        </w:rPr>
        <w:lastRenderedPageBreak/>
        <w:t xml:space="preserve"> </w:t>
      </w:r>
      <w:r w:rsidR="005C22EA" w:rsidRPr="005C22EA">
        <w:rPr>
          <w:noProof/>
        </w:rPr>
        <w:t xml:space="preserve"> </w:t>
      </w:r>
      <w:r w:rsidR="0068418E" w:rsidRPr="0068418E">
        <w:rPr>
          <w:noProof/>
        </w:rPr>
        <w:drawing>
          <wp:inline distT="0" distB="0" distL="0" distR="0" wp14:anchorId="6A8714D7" wp14:editId="5E46C57D">
            <wp:extent cx="4332398" cy="2788750"/>
            <wp:effectExtent l="0" t="0" r="0" b="0"/>
            <wp:docPr id="3" name="Picture 2">
              <a:extLst xmlns:a="http://schemas.openxmlformats.org/drawingml/2006/main">
                <a:ext uri="{FF2B5EF4-FFF2-40B4-BE49-F238E27FC236}">
                  <a16:creationId xmlns:a16="http://schemas.microsoft.com/office/drawing/2014/main" id="{E4A26804-B307-5FEB-1E41-891B3D3C2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4A26804-B307-5FEB-1E41-891B3D3C28AC}"/>
                        </a:ext>
                      </a:extLst>
                    </pic:cNvPr>
                    <pic:cNvPicPr>
                      <a:picLocks noChangeAspect="1"/>
                    </pic:cNvPicPr>
                  </pic:nvPicPr>
                  <pic:blipFill rotWithShape="1">
                    <a:blip r:embed="rId14"/>
                    <a:srcRect l="4918" t="7022" r="7000" b="5321"/>
                    <a:stretch/>
                  </pic:blipFill>
                  <pic:spPr>
                    <a:xfrm>
                      <a:off x="0" y="0"/>
                      <a:ext cx="4338226" cy="2792502"/>
                    </a:xfrm>
                    <a:prstGeom prst="rect">
                      <a:avLst/>
                    </a:prstGeom>
                  </pic:spPr>
                </pic:pic>
              </a:graphicData>
            </a:graphic>
          </wp:inline>
        </w:drawing>
      </w:r>
    </w:p>
    <w:p w14:paraId="5645E5CD" w14:textId="63E85D50" w:rsidR="00CA7F7B" w:rsidRDefault="008C2865" w:rsidP="008C2865">
      <w:pPr>
        <w:pStyle w:val="Caption"/>
        <w:spacing w:line="360" w:lineRule="auto"/>
        <w:jc w:val="both"/>
        <w:rPr>
          <w:rFonts w:ascii="Times New Roman" w:hAnsi="Times New Roman" w:cs="Times New Roman"/>
          <w:i w:val="0"/>
          <w:iCs w:val="0"/>
          <w:color w:val="auto"/>
          <w:sz w:val="20"/>
          <w:szCs w:val="20"/>
        </w:rPr>
      </w:pPr>
      <w:r w:rsidRPr="00A62C00">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7</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Breakdown of</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the O-C-R type of ligands in the first coordination shell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  </w:t>
      </w:r>
    </w:p>
    <w:p w14:paraId="78F5EF3E" w14:textId="59898EA9" w:rsidR="002B4F8E" w:rsidRDefault="008E11A4" w:rsidP="00286748">
      <w:pPr>
        <w:keepNext/>
        <w:jc w:val="center"/>
      </w:pPr>
      <w:r w:rsidRPr="008E11A4">
        <w:rPr>
          <w:noProof/>
        </w:rPr>
        <w:drawing>
          <wp:inline distT="0" distB="0" distL="0" distR="0" wp14:anchorId="21A13061" wp14:editId="630C3215">
            <wp:extent cx="4572000" cy="2884365"/>
            <wp:effectExtent l="0" t="0" r="0" b="0"/>
            <wp:docPr id="20904433" name="Picture 2">
              <a:extLst xmlns:a="http://schemas.openxmlformats.org/drawingml/2006/main">
                <a:ext uri="{FF2B5EF4-FFF2-40B4-BE49-F238E27FC236}">
                  <a16:creationId xmlns:a16="http://schemas.microsoft.com/office/drawing/2014/main" id="{C045EA26-FD01-CAA2-E3EE-FBA260EB8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45EA26-FD01-CAA2-E3EE-FBA260EB8031}"/>
                        </a:ext>
                      </a:extLst>
                    </pic:cNvPr>
                    <pic:cNvPicPr>
                      <a:picLocks noChangeAspect="1"/>
                    </pic:cNvPicPr>
                  </pic:nvPicPr>
                  <pic:blipFill rotWithShape="1">
                    <a:blip r:embed="rId15"/>
                    <a:srcRect l="4291" t="6369" r="11085" b="5757"/>
                    <a:stretch/>
                  </pic:blipFill>
                  <pic:spPr>
                    <a:xfrm>
                      <a:off x="0" y="0"/>
                      <a:ext cx="4578209" cy="2888282"/>
                    </a:xfrm>
                    <a:prstGeom prst="rect">
                      <a:avLst/>
                    </a:prstGeom>
                  </pic:spPr>
                </pic:pic>
              </a:graphicData>
            </a:graphic>
          </wp:inline>
        </w:drawing>
      </w:r>
      <w:r w:rsidRPr="008E11A4" w:rsidDel="008E11A4">
        <w:t xml:space="preserve"> </w:t>
      </w:r>
    </w:p>
    <w:p w14:paraId="02DE63B7" w14:textId="0643B960" w:rsidR="008C2865" w:rsidRDefault="0051611F" w:rsidP="0051611F">
      <w:pPr>
        <w:pStyle w:val="Caption"/>
        <w:spacing w:line="360" w:lineRule="auto"/>
        <w:jc w:val="both"/>
        <w:rPr>
          <w:rFonts w:ascii="Times New Roman" w:hAnsi="Times New Roman" w:cs="Times New Roman"/>
          <w:i w:val="0"/>
          <w:iCs w:val="0"/>
          <w:color w:val="auto"/>
          <w:sz w:val="20"/>
          <w:szCs w:val="20"/>
        </w:rPr>
      </w:pPr>
      <w:r w:rsidRPr="00A62C00">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8</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Denticity analysis</w:t>
      </w:r>
      <w:r w:rsidR="00830AB4">
        <w:rPr>
          <w:rFonts w:ascii="Times New Roman" w:hAnsi="Times New Roman" w:cs="Times New Roman"/>
          <w:i w:val="0"/>
          <w:iCs w:val="0"/>
          <w:color w:val="auto"/>
          <w:sz w:val="20"/>
          <w:szCs w:val="20"/>
        </w:rPr>
        <w:t xml:space="preserve"> of ligands in the first coordination shell</w:t>
      </w:r>
      <w:r>
        <w:rPr>
          <w:rFonts w:ascii="Times New Roman" w:hAnsi="Times New Roman" w:cs="Times New Roman"/>
          <w:i w:val="0"/>
          <w:iCs w:val="0"/>
          <w:color w:val="auto"/>
          <w:sz w:val="20"/>
          <w:szCs w:val="20"/>
        </w:rPr>
        <w:t xml:space="preserve">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  </w:t>
      </w:r>
    </w:p>
    <w:p w14:paraId="5EA61B4B" w14:textId="77777777" w:rsidR="002202FC" w:rsidRDefault="002202FC" w:rsidP="002202FC"/>
    <w:p w14:paraId="4E93F8E4" w14:textId="77777777" w:rsidR="002202FC" w:rsidRDefault="002202FC" w:rsidP="002202FC">
      <w:pPr>
        <w:spacing w:line="360" w:lineRule="auto"/>
        <w:jc w:val="both"/>
        <w:rPr>
          <w:rFonts w:ascii="Times New Roman" w:hAnsi="Times New Roman" w:cs="Times New Roman"/>
          <w:sz w:val="24"/>
          <w:szCs w:val="24"/>
        </w:rPr>
      </w:pPr>
      <w:r w:rsidRPr="007A7535">
        <w:rPr>
          <w:rFonts w:ascii="Times New Roman" w:hAnsi="Times New Roman" w:cs="Times New Roman"/>
          <w:b/>
          <w:bCs/>
          <w:sz w:val="24"/>
          <w:szCs w:val="24"/>
        </w:rPr>
        <w:t xml:space="preserve">Distribution of commercial </w:t>
      </w:r>
      <w:proofErr w:type="spellStart"/>
      <w:r>
        <w:rPr>
          <w:rFonts w:ascii="Times New Roman" w:hAnsi="Times New Roman" w:cs="Times New Roman"/>
          <w:b/>
          <w:bCs/>
          <w:sz w:val="24"/>
          <w:szCs w:val="24"/>
        </w:rPr>
        <w:t>complexants</w:t>
      </w:r>
      <w:proofErr w:type="spellEnd"/>
    </w:p>
    <w:p w14:paraId="1DC03087" w14:textId="3DF091BA" w:rsidR="002202FC" w:rsidRDefault="002202FC" w:rsidP="00220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this work is motivated by REE separations, we are especially interested in commercial and state-of-the-art bench-scale ligands and their complexes in CSD. Figure 9a shows selected </w:t>
      </w:r>
      <w:r w:rsidRPr="00DB7468">
        <w:rPr>
          <w:rFonts w:ascii="Times New Roman" w:hAnsi="Times New Roman" w:cs="Times New Roman"/>
          <w:sz w:val="24"/>
          <w:szCs w:val="24"/>
        </w:rPr>
        <w:t xml:space="preserve">commercial </w:t>
      </w:r>
      <w:proofErr w:type="spellStart"/>
      <w:r>
        <w:rPr>
          <w:rFonts w:ascii="Times New Roman" w:hAnsi="Times New Roman" w:cs="Times New Roman"/>
          <w:sz w:val="24"/>
          <w:szCs w:val="24"/>
        </w:rPr>
        <w:t>complexants</w:t>
      </w:r>
      <w:proofErr w:type="spellEnd"/>
      <w:r w:rsidRPr="00DB7468">
        <w:rPr>
          <w:rFonts w:ascii="Times New Roman" w:hAnsi="Times New Roman" w:cs="Times New Roman"/>
          <w:sz w:val="24"/>
          <w:szCs w:val="24"/>
        </w:rPr>
        <w:t xml:space="preserve">. </w:t>
      </w:r>
      <w:r>
        <w:rPr>
          <w:rFonts w:ascii="Times New Roman" w:hAnsi="Times New Roman" w:cs="Times New Roman"/>
          <w:sz w:val="24"/>
          <w:szCs w:val="24"/>
        </w:rPr>
        <w:t>A</w:t>
      </w:r>
      <w:r w:rsidRPr="00DB7468">
        <w:rPr>
          <w:rFonts w:ascii="Times New Roman" w:hAnsi="Times New Roman" w:cs="Times New Roman"/>
          <w:sz w:val="24"/>
          <w:szCs w:val="24"/>
        </w:rPr>
        <w:t xml:space="preserve"> total of 965 </w:t>
      </w:r>
      <w:r>
        <w:rPr>
          <w:rFonts w:ascii="Times New Roman" w:hAnsi="Times New Roman" w:cs="Times New Roman"/>
          <w:sz w:val="24"/>
          <w:szCs w:val="24"/>
        </w:rPr>
        <w:t>complexes</w:t>
      </w:r>
      <w:r w:rsidRPr="00DB7468">
        <w:rPr>
          <w:rFonts w:ascii="Times New Roman" w:hAnsi="Times New Roman" w:cs="Times New Roman"/>
          <w:sz w:val="24"/>
          <w:szCs w:val="24"/>
        </w:rPr>
        <w:t xml:space="preserve"> were identified</w:t>
      </w:r>
      <w:r>
        <w:rPr>
          <w:rFonts w:ascii="Times New Roman" w:hAnsi="Times New Roman" w:cs="Times New Roman"/>
          <w:sz w:val="24"/>
          <w:szCs w:val="24"/>
        </w:rPr>
        <w:t xml:space="preserve">, two thirds of which are those </w:t>
      </w:r>
      <w:r>
        <w:rPr>
          <w:rFonts w:ascii="Times New Roman" w:hAnsi="Times New Roman" w:cs="Times New Roman"/>
          <w:sz w:val="24"/>
          <w:szCs w:val="24"/>
        </w:rPr>
        <w:lastRenderedPageBreak/>
        <w:t xml:space="preserve">of phosphoric acid ligands, followed by one quarter with </w:t>
      </w:r>
      <w:proofErr w:type="spellStart"/>
      <w:r>
        <w:rPr>
          <w:rFonts w:ascii="Times New Roman" w:hAnsi="Times New Roman" w:cs="Times New Roman"/>
          <w:sz w:val="24"/>
          <w:szCs w:val="24"/>
        </w:rPr>
        <w:t>versatic</w:t>
      </w:r>
      <w:proofErr w:type="spellEnd"/>
      <w:r>
        <w:rPr>
          <w:rFonts w:ascii="Times New Roman" w:hAnsi="Times New Roman" w:cs="Times New Roman"/>
          <w:sz w:val="24"/>
          <w:szCs w:val="24"/>
        </w:rPr>
        <w:t xml:space="preserve"> acids (Figure 9b)</w:t>
      </w:r>
      <w:r w:rsidRPr="00DB7468">
        <w:rPr>
          <w:rFonts w:ascii="Times New Roman" w:hAnsi="Times New Roman" w:cs="Times New Roman"/>
          <w:sz w:val="24"/>
          <w:szCs w:val="24"/>
        </w:rPr>
        <w:t xml:space="preserve">. </w:t>
      </w:r>
      <w:r>
        <w:rPr>
          <w:rFonts w:ascii="Times New Roman" w:hAnsi="Times New Roman" w:cs="Times New Roman"/>
          <w:sz w:val="24"/>
          <w:szCs w:val="24"/>
        </w:rPr>
        <w:t xml:space="preserve">The rest are those of </w:t>
      </w:r>
      <w:proofErr w:type="spellStart"/>
      <w:r>
        <w:rPr>
          <w:rFonts w:ascii="Times New Roman" w:hAnsi="Times New Roman" w:cs="Times New Roman"/>
          <w:sz w:val="24"/>
          <w:szCs w:val="24"/>
        </w:rPr>
        <w:t>thiophosphorous</w:t>
      </w:r>
      <w:proofErr w:type="spellEnd"/>
      <w:r>
        <w:rPr>
          <w:rFonts w:ascii="Times New Roman" w:hAnsi="Times New Roman" w:cs="Times New Roman"/>
          <w:sz w:val="24"/>
          <w:szCs w:val="24"/>
        </w:rPr>
        <w:t xml:space="preserve"> acids, phosphorous esters, and </w:t>
      </w:r>
      <w:r w:rsidRPr="008417DD">
        <w:rPr>
          <w:rFonts w:ascii="Times New Roman" w:hAnsi="Times New Roman" w:cs="Times New Roman"/>
          <w:sz w:val="24"/>
          <w:szCs w:val="24"/>
        </w:rPr>
        <w:t>β</w:t>
      </w:r>
      <w:r>
        <w:rPr>
          <w:rFonts w:ascii="Times New Roman" w:hAnsi="Times New Roman" w:cs="Times New Roman"/>
          <w:sz w:val="24"/>
          <w:szCs w:val="24"/>
        </w:rPr>
        <w:t xml:space="preserve">-diketones. Breaking down across the Ln series (Figure 9c), one can see that Gd, La, and Dy have the most structures, while Lu, Yb, and Ho have the least. Figure 10 shows some examples of the Ln complexes with phosphoric acid and </w:t>
      </w:r>
      <w:proofErr w:type="spellStart"/>
      <w:r>
        <w:rPr>
          <w:rFonts w:ascii="Times New Roman" w:hAnsi="Times New Roman" w:cs="Times New Roman"/>
          <w:sz w:val="24"/>
          <w:szCs w:val="24"/>
        </w:rPr>
        <w:t>versatic</w:t>
      </w:r>
      <w:proofErr w:type="spellEnd"/>
      <w:r>
        <w:rPr>
          <w:rFonts w:ascii="Times New Roman" w:hAnsi="Times New Roman" w:cs="Times New Roman"/>
          <w:sz w:val="24"/>
          <w:szCs w:val="24"/>
        </w:rPr>
        <w:t xml:space="preserve"> acid ligands. </w:t>
      </w:r>
    </w:p>
    <w:p w14:paraId="5637119C" w14:textId="3A83E11B" w:rsidR="00830AB4" w:rsidRPr="00DB7468" w:rsidRDefault="005B68A6" w:rsidP="00830AB4">
      <w:pPr>
        <w:keepNext/>
        <w:spacing w:line="360" w:lineRule="auto"/>
        <w:jc w:val="center"/>
        <w:rPr>
          <w:rFonts w:ascii="Times New Roman" w:hAnsi="Times New Roman" w:cs="Times New Roman"/>
          <w:sz w:val="24"/>
          <w:szCs w:val="24"/>
        </w:rPr>
      </w:pPr>
      <w:r w:rsidRPr="005B68A6">
        <w:rPr>
          <w:rFonts w:ascii="Times New Roman" w:hAnsi="Times New Roman" w:cs="Times New Roman"/>
          <w:noProof/>
          <w:sz w:val="24"/>
          <w:szCs w:val="24"/>
        </w:rPr>
        <w:drawing>
          <wp:inline distT="0" distB="0" distL="0" distR="0" wp14:anchorId="2ACAC675" wp14:editId="1CD03890">
            <wp:extent cx="4720675" cy="5553986"/>
            <wp:effectExtent l="0" t="0" r="3810" b="8890"/>
            <wp:docPr id="1588915724" name="Picture 1" descr="A graph of different structu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15724" name="Picture 1" descr="A graph of different structures&#10;&#10;Description automatically generated with medium confidence"/>
                    <pic:cNvPicPr/>
                  </pic:nvPicPr>
                  <pic:blipFill rotWithShape="1">
                    <a:blip r:embed="rId16"/>
                    <a:srcRect t="1235"/>
                    <a:stretch/>
                  </pic:blipFill>
                  <pic:spPr bwMode="auto">
                    <a:xfrm>
                      <a:off x="0" y="0"/>
                      <a:ext cx="4726335" cy="5560645"/>
                    </a:xfrm>
                    <a:prstGeom prst="rect">
                      <a:avLst/>
                    </a:prstGeom>
                    <a:ln>
                      <a:noFill/>
                    </a:ln>
                    <a:extLst>
                      <a:ext uri="{53640926-AAD7-44D8-BBD7-CCE9431645EC}">
                        <a14:shadowObscured xmlns:a14="http://schemas.microsoft.com/office/drawing/2010/main"/>
                      </a:ext>
                    </a:extLst>
                  </pic:spPr>
                </pic:pic>
              </a:graphicData>
            </a:graphic>
          </wp:inline>
        </w:drawing>
      </w:r>
    </w:p>
    <w:p w14:paraId="19AB669D" w14:textId="7451A9AD" w:rsidR="00830AB4" w:rsidRPr="008417DD" w:rsidRDefault="00830AB4" w:rsidP="00830AB4">
      <w:pPr>
        <w:pStyle w:val="Caption"/>
        <w:spacing w:line="360" w:lineRule="auto"/>
        <w:jc w:val="both"/>
        <w:rPr>
          <w:rFonts w:ascii="Times New Roman" w:hAnsi="Times New Roman" w:cs="Times New Roman"/>
          <w:i w:val="0"/>
          <w:iCs w:val="0"/>
          <w:color w:val="auto"/>
          <w:sz w:val="21"/>
          <w:szCs w:val="21"/>
        </w:rPr>
      </w:pPr>
      <w:r w:rsidRPr="008417DD">
        <w:rPr>
          <w:rFonts w:ascii="Times New Roman" w:hAnsi="Times New Roman" w:cs="Times New Roman"/>
          <w:b/>
          <w:bCs/>
          <w:i w:val="0"/>
          <w:iCs w:val="0"/>
          <w:color w:val="auto"/>
          <w:sz w:val="21"/>
          <w:szCs w:val="21"/>
        </w:rPr>
        <w:t xml:space="preserve">Figure </w:t>
      </w:r>
      <w:r w:rsidR="003517F9">
        <w:rPr>
          <w:rFonts w:ascii="Times New Roman" w:hAnsi="Times New Roman" w:cs="Times New Roman"/>
          <w:b/>
          <w:bCs/>
          <w:i w:val="0"/>
          <w:iCs w:val="0"/>
          <w:color w:val="auto"/>
          <w:sz w:val="21"/>
          <w:szCs w:val="21"/>
        </w:rPr>
        <w:t>9</w:t>
      </w:r>
      <w:r w:rsidRPr="008417DD">
        <w:rPr>
          <w:rFonts w:ascii="Times New Roman" w:hAnsi="Times New Roman" w:cs="Times New Roman"/>
          <w:i w:val="0"/>
          <w:iCs w:val="0"/>
          <w:color w:val="auto"/>
          <w:sz w:val="21"/>
          <w:szCs w:val="21"/>
        </w:rPr>
        <w:t>.</w:t>
      </w:r>
      <w:r w:rsidRPr="008417DD">
        <w:rPr>
          <w:rFonts w:ascii="Times New Roman" w:hAnsi="Times New Roman" w:cs="Times New Roman"/>
          <w:color w:val="auto"/>
          <w:sz w:val="21"/>
          <w:szCs w:val="21"/>
        </w:rPr>
        <w:t xml:space="preserve"> </w:t>
      </w:r>
      <w:r>
        <w:rPr>
          <w:rFonts w:ascii="Times New Roman" w:hAnsi="Times New Roman" w:cs="Times New Roman"/>
          <w:i w:val="0"/>
          <w:iCs w:val="0"/>
          <w:color w:val="auto"/>
          <w:sz w:val="21"/>
          <w:szCs w:val="21"/>
        </w:rPr>
        <w:t xml:space="preserve">Ln complexes in Subset 1 with selected </w:t>
      </w:r>
      <w:r w:rsidRPr="008417DD">
        <w:rPr>
          <w:rFonts w:ascii="Times New Roman" w:hAnsi="Times New Roman" w:cs="Times New Roman"/>
          <w:i w:val="0"/>
          <w:iCs w:val="0"/>
          <w:color w:val="auto"/>
          <w:sz w:val="21"/>
          <w:szCs w:val="21"/>
        </w:rPr>
        <w:t xml:space="preserve">commercial </w:t>
      </w:r>
      <w:proofErr w:type="spellStart"/>
      <w:r>
        <w:rPr>
          <w:rFonts w:ascii="Times New Roman" w:hAnsi="Times New Roman" w:cs="Times New Roman"/>
          <w:i w:val="0"/>
          <w:iCs w:val="0"/>
          <w:color w:val="auto"/>
          <w:sz w:val="21"/>
          <w:szCs w:val="21"/>
        </w:rPr>
        <w:t>complexants</w:t>
      </w:r>
      <w:proofErr w:type="spellEnd"/>
      <w:r>
        <w:rPr>
          <w:rFonts w:ascii="Times New Roman" w:hAnsi="Times New Roman" w:cs="Times New Roman"/>
          <w:i w:val="0"/>
          <w:iCs w:val="0"/>
          <w:color w:val="auto"/>
          <w:sz w:val="21"/>
          <w:szCs w:val="21"/>
        </w:rPr>
        <w:t xml:space="preserve">: (a) selected </w:t>
      </w:r>
      <w:r w:rsidRPr="008417DD">
        <w:rPr>
          <w:rFonts w:ascii="Times New Roman" w:hAnsi="Times New Roman" w:cs="Times New Roman"/>
          <w:i w:val="0"/>
          <w:iCs w:val="0"/>
          <w:color w:val="auto"/>
          <w:sz w:val="21"/>
          <w:szCs w:val="21"/>
        </w:rPr>
        <w:t xml:space="preserve">commercial </w:t>
      </w:r>
      <w:proofErr w:type="spellStart"/>
      <w:r>
        <w:rPr>
          <w:rFonts w:ascii="Times New Roman" w:hAnsi="Times New Roman" w:cs="Times New Roman"/>
          <w:i w:val="0"/>
          <w:iCs w:val="0"/>
          <w:color w:val="auto"/>
          <w:sz w:val="21"/>
          <w:szCs w:val="21"/>
        </w:rPr>
        <w:t>complexants</w:t>
      </w:r>
      <w:proofErr w:type="spellEnd"/>
      <w:r>
        <w:rPr>
          <w:rFonts w:ascii="Times New Roman" w:hAnsi="Times New Roman" w:cs="Times New Roman"/>
          <w:i w:val="0"/>
          <w:iCs w:val="0"/>
          <w:color w:val="auto"/>
          <w:sz w:val="21"/>
          <w:szCs w:val="21"/>
        </w:rPr>
        <w:t xml:space="preserve">; (b) distribution over the ligands; (c) </w:t>
      </w:r>
      <w:r w:rsidRPr="008417DD">
        <w:rPr>
          <w:rFonts w:ascii="Times New Roman" w:hAnsi="Times New Roman" w:cs="Times New Roman"/>
          <w:i w:val="0"/>
          <w:iCs w:val="0"/>
          <w:color w:val="auto"/>
          <w:sz w:val="21"/>
          <w:szCs w:val="21"/>
        </w:rPr>
        <w:t xml:space="preserve">distribution </w:t>
      </w:r>
      <w:r>
        <w:rPr>
          <w:rFonts w:ascii="Times New Roman" w:hAnsi="Times New Roman" w:cs="Times New Roman"/>
          <w:i w:val="0"/>
          <w:iCs w:val="0"/>
          <w:color w:val="auto"/>
          <w:sz w:val="21"/>
          <w:szCs w:val="21"/>
        </w:rPr>
        <w:t>across the Ln series</w:t>
      </w:r>
      <w:r w:rsidR="007A3364">
        <w:rPr>
          <w:rFonts w:ascii="Times New Roman" w:hAnsi="Times New Roman" w:cs="Times New Roman"/>
          <w:i w:val="0"/>
          <w:iCs w:val="0"/>
          <w:color w:val="auto"/>
          <w:sz w:val="21"/>
          <w:szCs w:val="21"/>
        </w:rPr>
        <w:t xml:space="preserve"> </w:t>
      </w:r>
      <w:r w:rsidR="00C1149C">
        <w:rPr>
          <w:rFonts w:ascii="Times New Roman" w:hAnsi="Times New Roman" w:cs="Times New Roman"/>
          <w:i w:val="0"/>
          <w:iCs w:val="0"/>
          <w:color w:val="auto"/>
          <w:sz w:val="21"/>
          <w:szCs w:val="21"/>
        </w:rPr>
        <w:t>(top 3</w:t>
      </w:r>
      <w:r w:rsidR="0008650C">
        <w:rPr>
          <w:rFonts w:ascii="Times New Roman" w:hAnsi="Times New Roman" w:cs="Times New Roman"/>
          <w:i w:val="0"/>
          <w:iCs w:val="0"/>
          <w:color w:val="auto"/>
          <w:sz w:val="21"/>
          <w:szCs w:val="21"/>
        </w:rPr>
        <w:t xml:space="preserve"> </w:t>
      </w:r>
      <w:proofErr w:type="spellStart"/>
      <w:r w:rsidR="0008650C">
        <w:rPr>
          <w:rFonts w:ascii="Times New Roman" w:hAnsi="Times New Roman" w:cs="Times New Roman"/>
          <w:i w:val="0"/>
          <w:iCs w:val="0"/>
          <w:color w:val="auto"/>
          <w:sz w:val="21"/>
          <w:szCs w:val="21"/>
        </w:rPr>
        <w:t>complexant</w:t>
      </w:r>
      <w:proofErr w:type="spellEnd"/>
      <w:r w:rsidR="0008650C">
        <w:rPr>
          <w:rFonts w:ascii="Times New Roman" w:hAnsi="Times New Roman" w:cs="Times New Roman"/>
          <w:i w:val="0"/>
          <w:iCs w:val="0"/>
          <w:color w:val="auto"/>
          <w:sz w:val="21"/>
          <w:szCs w:val="21"/>
        </w:rPr>
        <w:t xml:space="preserve"> types</w:t>
      </w:r>
      <w:r w:rsidR="00C1149C">
        <w:rPr>
          <w:rFonts w:ascii="Times New Roman" w:hAnsi="Times New Roman" w:cs="Times New Roman"/>
          <w:i w:val="0"/>
          <w:iCs w:val="0"/>
          <w:color w:val="auto"/>
          <w:sz w:val="21"/>
          <w:szCs w:val="21"/>
        </w:rPr>
        <w:t>)</w:t>
      </w:r>
      <w:r w:rsidRPr="008417DD">
        <w:rPr>
          <w:rFonts w:ascii="Times New Roman" w:hAnsi="Times New Roman" w:cs="Times New Roman"/>
          <w:i w:val="0"/>
          <w:iCs w:val="0"/>
          <w:color w:val="auto"/>
          <w:sz w:val="21"/>
          <w:szCs w:val="21"/>
        </w:rPr>
        <w:t>.</w:t>
      </w:r>
    </w:p>
    <w:p w14:paraId="622AFBC9" w14:textId="77777777" w:rsidR="00830AB4" w:rsidRPr="00830AB4" w:rsidRDefault="00830AB4" w:rsidP="00830AB4"/>
    <w:p w14:paraId="43153170" w14:textId="0197332D" w:rsidR="00454253" w:rsidRPr="00004B51" w:rsidRDefault="00454253" w:rsidP="008C2865">
      <w:pPr>
        <w:spacing w:line="360" w:lineRule="auto"/>
        <w:jc w:val="center"/>
      </w:pPr>
      <w:r w:rsidRPr="00454253">
        <w:rPr>
          <w:noProof/>
        </w:rPr>
        <w:lastRenderedPageBreak/>
        <w:drawing>
          <wp:inline distT="0" distB="0" distL="0" distR="0" wp14:anchorId="20930723" wp14:editId="2B9BC709">
            <wp:extent cx="3445790" cy="3548868"/>
            <wp:effectExtent l="0" t="0" r="0" b="0"/>
            <wp:docPr id="1808042059" name="Picture 1" descr="A group of molecules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2059" name="Picture 1" descr="A group of molecules with lines and dots&#10;&#10;Description automatically generated with medium confidence"/>
                    <pic:cNvPicPr/>
                  </pic:nvPicPr>
                  <pic:blipFill>
                    <a:blip r:embed="rId17"/>
                    <a:stretch>
                      <a:fillRect/>
                    </a:stretch>
                  </pic:blipFill>
                  <pic:spPr>
                    <a:xfrm>
                      <a:off x="0" y="0"/>
                      <a:ext cx="3445790" cy="3548868"/>
                    </a:xfrm>
                    <a:prstGeom prst="rect">
                      <a:avLst/>
                    </a:prstGeom>
                  </pic:spPr>
                </pic:pic>
              </a:graphicData>
            </a:graphic>
          </wp:inline>
        </w:drawing>
      </w:r>
    </w:p>
    <w:p w14:paraId="6AA28F57" w14:textId="4FB8FDAF" w:rsidR="00D64F48" w:rsidRDefault="00022038" w:rsidP="008C2865">
      <w:pPr>
        <w:pStyle w:val="Caption"/>
        <w:spacing w:line="360" w:lineRule="auto"/>
        <w:jc w:val="both"/>
        <w:rPr>
          <w:rFonts w:ascii="Times New Roman" w:hAnsi="Times New Roman" w:cs="Times New Roman"/>
          <w:i w:val="0"/>
          <w:iCs w:val="0"/>
          <w:color w:val="auto"/>
          <w:sz w:val="21"/>
          <w:szCs w:val="21"/>
        </w:rPr>
      </w:pPr>
      <w:r w:rsidRPr="00D64F48">
        <w:rPr>
          <w:rFonts w:ascii="Times New Roman" w:hAnsi="Times New Roman" w:cs="Times New Roman"/>
          <w:b/>
          <w:bCs/>
          <w:i w:val="0"/>
          <w:iCs w:val="0"/>
          <w:color w:val="auto"/>
          <w:sz w:val="21"/>
          <w:szCs w:val="21"/>
        </w:rPr>
        <w:t xml:space="preserve">Figure </w:t>
      </w:r>
      <w:r w:rsidR="003517F9">
        <w:rPr>
          <w:rFonts w:ascii="Times New Roman" w:hAnsi="Times New Roman" w:cs="Times New Roman"/>
          <w:b/>
          <w:bCs/>
          <w:i w:val="0"/>
          <w:iCs w:val="0"/>
          <w:color w:val="auto"/>
          <w:sz w:val="21"/>
          <w:szCs w:val="21"/>
        </w:rPr>
        <w:t>10</w:t>
      </w:r>
      <w:r w:rsidRPr="00D64F48">
        <w:rPr>
          <w:rFonts w:ascii="Times New Roman" w:hAnsi="Times New Roman" w:cs="Times New Roman"/>
          <w:i w:val="0"/>
          <w:iCs w:val="0"/>
          <w:color w:val="auto"/>
          <w:sz w:val="21"/>
          <w:szCs w:val="21"/>
        </w:rPr>
        <w:t>.</w:t>
      </w:r>
      <w:r w:rsidR="00E95488" w:rsidRPr="00D64F48">
        <w:rPr>
          <w:rFonts w:ascii="Times New Roman" w:hAnsi="Times New Roman" w:cs="Times New Roman"/>
          <w:i w:val="0"/>
          <w:iCs w:val="0"/>
          <w:color w:val="auto"/>
          <w:sz w:val="21"/>
          <w:szCs w:val="21"/>
        </w:rPr>
        <w:t xml:space="preserve"> </w:t>
      </w:r>
      <w:r w:rsidR="00020B8D">
        <w:rPr>
          <w:rFonts w:ascii="Times New Roman" w:hAnsi="Times New Roman" w:cs="Times New Roman"/>
          <w:i w:val="0"/>
          <w:iCs w:val="0"/>
          <w:color w:val="auto"/>
          <w:sz w:val="21"/>
          <w:szCs w:val="21"/>
        </w:rPr>
        <w:t xml:space="preserve">Selected Ln complexes with commercial </w:t>
      </w:r>
      <w:proofErr w:type="spellStart"/>
      <w:r w:rsidR="00020B8D">
        <w:rPr>
          <w:rFonts w:ascii="Times New Roman" w:hAnsi="Times New Roman" w:cs="Times New Roman"/>
          <w:i w:val="0"/>
          <w:iCs w:val="0"/>
          <w:color w:val="auto"/>
          <w:sz w:val="21"/>
          <w:szCs w:val="21"/>
        </w:rPr>
        <w:t>complexants</w:t>
      </w:r>
      <w:proofErr w:type="spellEnd"/>
      <w:r w:rsidR="00020B8D">
        <w:rPr>
          <w:rFonts w:ascii="Times New Roman" w:hAnsi="Times New Roman" w:cs="Times New Roman"/>
          <w:i w:val="0"/>
          <w:iCs w:val="0"/>
          <w:color w:val="auto"/>
          <w:sz w:val="21"/>
          <w:szCs w:val="21"/>
        </w:rPr>
        <w:t xml:space="preserve">: </w:t>
      </w:r>
      <w:r w:rsidR="00E95488" w:rsidRPr="00D64F48">
        <w:rPr>
          <w:rFonts w:ascii="Times New Roman" w:hAnsi="Times New Roman" w:cs="Times New Roman"/>
          <w:i w:val="0"/>
          <w:iCs w:val="0"/>
          <w:color w:val="auto"/>
          <w:sz w:val="21"/>
          <w:szCs w:val="21"/>
        </w:rPr>
        <w:t>(</w:t>
      </w:r>
      <w:r w:rsidR="007A5D2B" w:rsidRPr="00D64F48">
        <w:rPr>
          <w:rFonts w:ascii="Times New Roman" w:hAnsi="Times New Roman" w:cs="Times New Roman"/>
          <w:i w:val="0"/>
          <w:iCs w:val="0"/>
          <w:color w:val="auto"/>
          <w:sz w:val="21"/>
          <w:szCs w:val="21"/>
        </w:rPr>
        <w:t>a</w:t>
      </w:r>
      <w:r w:rsidR="00D369C7" w:rsidRPr="00D64F48">
        <w:rPr>
          <w:rFonts w:ascii="Times New Roman" w:hAnsi="Times New Roman" w:cs="Times New Roman"/>
          <w:i w:val="0"/>
          <w:iCs w:val="0"/>
          <w:color w:val="auto"/>
          <w:sz w:val="21"/>
          <w:szCs w:val="21"/>
        </w:rPr>
        <w:t>)</w:t>
      </w:r>
      <w:r w:rsidR="00020B8D">
        <w:rPr>
          <w:rFonts w:ascii="Times New Roman" w:hAnsi="Times New Roman" w:cs="Times New Roman"/>
          <w:i w:val="0"/>
          <w:iCs w:val="0"/>
          <w:color w:val="auto"/>
          <w:sz w:val="21"/>
          <w:szCs w:val="21"/>
        </w:rPr>
        <w:t xml:space="preserve"> </w:t>
      </w:r>
      <w:r w:rsidR="00D64F48">
        <w:rPr>
          <w:rFonts w:ascii="Times New Roman" w:hAnsi="Times New Roman" w:cs="Times New Roman"/>
          <w:i w:val="0"/>
          <w:iCs w:val="0"/>
          <w:color w:val="auto"/>
          <w:sz w:val="21"/>
          <w:szCs w:val="21"/>
        </w:rPr>
        <w:t xml:space="preserve">Lu </w:t>
      </w:r>
      <w:r w:rsidR="00134C1B" w:rsidRPr="00D64F48">
        <w:rPr>
          <w:rFonts w:ascii="Times New Roman" w:hAnsi="Times New Roman" w:cs="Times New Roman"/>
          <w:i w:val="0"/>
          <w:iCs w:val="0"/>
          <w:color w:val="auto"/>
          <w:sz w:val="21"/>
          <w:szCs w:val="21"/>
        </w:rPr>
        <w:t xml:space="preserve">complex with </w:t>
      </w:r>
      <w:r w:rsidR="00D64F48">
        <w:rPr>
          <w:rFonts w:ascii="Times New Roman" w:hAnsi="Times New Roman" w:cs="Times New Roman"/>
          <w:i w:val="0"/>
          <w:iCs w:val="0"/>
          <w:color w:val="auto"/>
          <w:sz w:val="21"/>
          <w:szCs w:val="21"/>
        </w:rPr>
        <w:t xml:space="preserve">a </w:t>
      </w:r>
      <w:r w:rsidR="00134C1B" w:rsidRPr="00D64F48">
        <w:rPr>
          <w:rFonts w:ascii="Times New Roman" w:hAnsi="Times New Roman" w:cs="Times New Roman"/>
          <w:i w:val="0"/>
          <w:iCs w:val="0"/>
          <w:color w:val="auto"/>
          <w:sz w:val="21"/>
          <w:szCs w:val="21"/>
        </w:rPr>
        <w:t>phosphoric acid</w:t>
      </w:r>
      <w:r w:rsidR="00D64F48">
        <w:rPr>
          <w:rFonts w:ascii="Times New Roman" w:hAnsi="Times New Roman" w:cs="Times New Roman"/>
          <w:i w:val="0"/>
          <w:iCs w:val="0"/>
          <w:color w:val="auto"/>
          <w:sz w:val="21"/>
          <w:szCs w:val="21"/>
        </w:rPr>
        <w:t xml:space="preserve"> ligand</w:t>
      </w:r>
      <w:r w:rsidR="00020B8D">
        <w:rPr>
          <w:rFonts w:ascii="Times New Roman" w:hAnsi="Times New Roman" w:cs="Times New Roman"/>
          <w:i w:val="0"/>
          <w:iCs w:val="0"/>
          <w:color w:val="auto"/>
          <w:sz w:val="21"/>
          <w:szCs w:val="21"/>
        </w:rPr>
        <w:t xml:space="preserve">; </w:t>
      </w:r>
      <w:r w:rsidR="00AE7AAB" w:rsidRPr="00D64F48">
        <w:rPr>
          <w:rFonts w:ascii="Times New Roman" w:hAnsi="Times New Roman" w:cs="Times New Roman"/>
          <w:i w:val="0"/>
          <w:iCs w:val="0"/>
          <w:color w:val="auto"/>
          <w:sz w:val="21"/>
          <w:szCs w:val="21"/>
        </w:rPr>
        <w:t>(</w:t>
      </w:r>
      <w:r w:rsidR="007A5D2B" w:rsidRPr="00D64F48">
        <w:rPr>
          <w:rFonts w:ascii="Times New Roman" w:hAnsi="Times New Roman" w:cs="Times New Roman"/>
          <w:i w:val="0"/>
          <w:iCs w:val="0"/>
          <w:color w:val="auto"/>
          <w:sz w:val="21"/>
          <w:szCs w:val="21"/>
        </w:rPr>
        <w:t>b</w:t>
      </w:r>
      <w:r w:rsidR="00AE7AAB" w:rsidRPr="00D64F48">
        <w:rPr>
          <w:rFonts w:ascii="Times New Roman" w:hAnsi="Times New Roman" w:cs="Times New Roman"/>
          <w:i w:val="0"/>
          <w:iCs w:val="0"/>
          <w:color w:val="auto"/>
          <w:sz w:val="21"/>
          <w:szCs w:val="21"/>
        </w:rPr>
        <w:t xml:space="preserve">) </w:t>
      </w:r>
      <w:r w:rsidR="00D64F48">
        <w:rPr>
          <w:rFonts w:ascii="Times New Roman" w:hAnsi="Times New Roman" w:cs="Times New Roman"/>
          <w:i w:val="0"/>
          <w:iCs w:val="0"/>
          <w:color w:val="auto"/>
          <w:sz w:val="21"/>
          <w:szCs w:val="21"/>
        </w:rPr>
        <w:t xml:space="preserve">Eu </w:t>
      </w:r>
      <w:r w:rsidR="00AE7AAB" w:rsidRPr="00D64F48">
        <w:rPr>
          <w:rFonts w:ascii="Times New Roman" w:hAnsi="Times New Roman" w:cs="Times New Roman"/>
          <w:i w:val="0"/>
          <w:iCs w:val="0"/>
          <w:color w:val="auto"/>
          <w:sz w:val="21"/>
          <w:szCs w:val="21"/>
        </w:rPr>
        <w:t xml:space="preserve">complex with </w:t>
      </w:r>
      <w:r w:rsidR="00D64F48">
        <w:rPr>
          <w:rFonts w:ascii="Times New Roman" w:hAnsi="Times New Roman" w:cs="Times New Roman"/>
          <w:i w:val="0"/>
          <w:iCs w:val="0"/>
          <w:color w:val="auto"/>
          <w:sz w:val="21"/>
          <w:szCs w:val="21"/>
        </w:rPr>
        <w:t xml:space="preserve">a </w:t>
      </w:r>
      <w:proofErr w:type="spellStart"/>
      <w:r w:rsidR="00400080" w:rsidRPr="00D64F48">
        <w:rPr>
          <w:rFonts w:ascii="Times New Roman" w:hAnsi="Times New Roman" w:cs="Times New Roman"/>
          <w:i w:val="0"/>
          <w:iCs w:val="0"/>
          <w:color w:val="auto"/>
          <w:sz w:val="21"/>
          <w:szCs w:val="21"/>
        </w:rPr>
        <w:t>phosphinic</w:t>
      </w:r>
      <w:proofErr w:type="spellEnd"/>
      <w:r w:rsidR="00400080" w:rsidRPr="00D64F48">
        <w:rPr>
          <w:rFonts w:ascii="Times New Roman" w:hAnsi="Times New Roman" w:cs="Times New Roman"/>
          <w:i w:val="0"/>
          <w:iCs w:val="0"/>
          <w:color w:val="auto"/>
          <w:sz w:val="21"/>
          <w:szCs w:val="21"/>
        </w:rPr>
        <w:t xml:space="preserve"> acid</w:t>
      </w:r>
      <w:r w:rsidR="00D64F48">
        <w:rPr>
          <w:rFonts w:ascii="Times New Roman" w:hAnsi="Times New Roman" w:cs="Times New Roman"/>
          <w:i w:val="0"/>
          <w:iCs w:val="0"/>
          <w:color w:val="auto"/>
          <w:sz w:val="21"/>
          <w:szCs w:val="21"/>
        </w:rPr>
        <w:t xml:space="preserve"> ligand</w:t>
      </w:r>
      <w:r w:rsidR="00020B8D">
        <w:rPr>
          <w:rFonts w:ascii="Times New Roman" w:hAnsi="Times New Roman" w:cs="Times New Roman"/>
          <w:i w:val="0"/>
          <w:iCs w:val="0"/>
          <w:color w:val="auto"/>
          <w:sz w:val="21"/>
          <w:szCs w:val="21"/>
        </w:rPr>
        <w:t>;</w:t>
      </w:r>
      <w:r w:rsidR="007A5D2B" w:rsidRPr="00D64F48">
        <w:rPr>
          <w:rFonts w:ascii="Times New Roman" w:hAnsi="Times New Roman" w:cs="Times New Roman"/>
          <w:i w:val="0"/>
          <w:iCs w:val="0"/>
          <w:color w:val="auto"/>
          <w:sz w:val="21"/>
          <w:szCs w:val="21"/>
        </w:rPr>
        <w:t xml:space="preserve"> (c) </w:t>
      </w:r>
      <w:r w:rsidR="00D64F48">
        <w:rPr>
          <w:rFonts w:ascii="Times New Roman" w:hAnsi="Times New Roman" w:cs="Times New Roman"/>
          <w:i w:val="0"/>
          <w:iCs w:val="0"/>
          <w:color w:val="auto"/>
          <w:sz w:val="21"/>
          <w:szCs w:val="21"/>
        </w:rPr>
        <w:t xml:space="preserve">Dy </w:t>
      </w:r>
      <w:r w:rsidR="007A5D2B" w:rsidRPr="00D64F48">
        <w:rPr>
          <w:rFonts w:ascii="Times New Roman" w:hAnsi="Times New Roman" w:cs="Times New Roman"/>
          <w:i w:val="0"/>
          <w:iCs w:val="0"/>
          <w:color w:val="auto"/>
          <w:sz w:val="21"/>
          <w:szCs w:val="21"/>
        </w:rPr>
        <w:t xml:space="preserve">complex with </w:t>
      </w:r>
      <w:r w:rsidR="00D64F48">
        <w:rPr>
          <w:rFonts w:ascii="Times New Roman" w:hAnsi="Times New Roman" w:cs="Times New Roman"/>
          <w:i w:val="0"/>
          <w:iCs w:val="0"/>
          <w:color w:val="auto"/>
          <w:sz w:val="21"/>
          <w:szCs w:val="21"/>
        </w:rPr>
        <w:t xml:space="preserve">a </w:t>
      </w:r>
      <w:proofErr w:type="spellStart"/>
      <w:r w:rsidR="00D64F48">
        <w:rPr>
          <w:rFonts w:ascii="Times New Roman" w:hAnsi="Times New Roman" w:cs="Times New Roman"/>
          <w:i w:val="0"/>
          <w:iCs w:val="0"/>
          <w:color w:val="auto"/>
          <w:sz w:val="21"/>
          <w:szCs w:val="21"/>
        </w:rPr>
        <w:t>v</w:t>
      </w:r>
      <w:r w:rsidR="007A5D2B" w:rsidRPr="00D64F48">
        <w:rPr>
          <w:rFonts w:ascii="Times New Roman" w:hAnsi="Times New Roman" w:cs="Times New Roman"/>
          <w:i w:val="0"/>
          <w:iCs w:val="0"/>
          <w:color w:val="auto"/>
          <w:sz w:val="21"/>
          <w:szCs w:val="21"/>
        </w:rPr>
        <w:t>ersatic</w:t>
      </w:r>
      <w:proofErr w:type="spellEnd"/>
      <w:r w:rsidR="007A5D2B" w:rsidRPr="00D64F48">
        <w:rPr>
          <w:rFonts w:ascii="Times New Roman" w:hAnsi="Times New Roman" w:cs="Times New Roman"/>
          <w:i w:val="0"/>
          <w:iCs w:val="0"/>
          <w:color w:val="auto"/>
          <w:sz w:val="21"/>
          <w:szCs w:val="21"/>
        </w:rPr>
        <w:t xml:space="preserve"> acid</w:t>
      </w:r>
      <w:r w:rsidR="00D64F48">
        <w:rPr>
          <w:rFonts w:ascii="Times New Roman" w:hAnsi="Times New Roman" w:cs="Times New Roman"/>
          <w:i w:val="0"/>
          <w:iCs w:val="0"/>
          <w:color w:val="auto"/>
          <w:sz w:val="21"/>
          <w:szCs w:val="21"/>
        </w:rPr>
        <w:t xml:space="preserve"> ligand</w:t>
      </w:r>
      <w:r w:rsidR="007A5D2B" w:rsidRPr="00D64F48">
        <w:rPr>
          <w:rFonts w:ascii="Times New Roman" w:hAnsi="Times New Roman" w:cs="Times New Roman"/>
          <w:i w:val="0"/>
          <w:iCs w:val="0"/>
          <w:color w:val="auto"/>
          <w:sz w:val="21"/>
          <w:szCs w:val="21"/>
        </w:rPr>
        <w:t>.</w:t>
      </w:r>
    </w:p>
    <w:p w14:paraId="7B55E250" w14:textId="77777777" w:rsidR="00F94C1C" w:rsidRPr="00F94C1C" w:rsidRDefault="00F94C1C" w:rsidP="008C2865">
      <w:pPr>
        <w:spacing w:line="360" w:lineRule="auto"/>
      </w:pPr>
    </w:p>
    <w:p w14:paraId="5D2B3362" w14:textId="2802D74E" w:rsidR="007C408A" w:rsidRDefault="00D64F48" w:rsidP="008C2865">
      <w:pPr>
        <w:spacing w:line="360" w:lineRule="auto"/>
        <w:jc w:val="both"/>
        <w:rPr>
          <w:rFonts w:ascii="Times New Roman" w:hAnsi="Times New Roman" w:cs="Times New Roman"/>
          <w:sz w:val="24"/>
          <w:szCs w:val="24"/>
        </w:rPr>
      </w:pPr>
      <w:r w:rsidRPr="004361F4">
        <w:rPr>
          <w:rFonts w:ascii="Times New Roman" w:hAnsi="Times New Roman" w:cs="Times New Roman"/>
          <w:b/>
          <w:bCs/>
          <w:sz w:val="24"/>
          <w:szCs w:val="24"/>
        </w:rPr>
        <w:t>Phenanthroline</w:t>
      </w:r>
      <w:r w:rsidR="005C042F">
        <w:rPr>
          <w:rFonts w:ascii="Times New Roman" w:hAnsi="Times New Roman" w:cs="Times New Roman"/>
          <w:b/>
          <w:bCs/>
          <w:sz w:val="24"/>
          <w:szCs w:val="24"/>
        </w:rPr>
        <w:t xml:space="preserve"> and p</w:t>
      </w:r>
      <w:r w:rsidR="005C042F" w:rsidRPr="004361F4">
        <w:rPr>
          <w:rFonts w:ascii="Times New Roman" w:hAnsi="Times New Roman" w:cs="Times New Roman"/>
          <w:b/>
          <w:bCs/>
          <w:sz w:val="24"/>
          <w:szCs w:val="24"/>
        </w:rPr>
        <w:t>henanthroline</w:t>
      </w:r>
      <w:r w:rsidRPr="004361F4">
        <w:rPr>
          <w:rFonts w:ascii="Times New Roman" w:hAnsi="Times New Roman" w:cs="Times New Roman"/>
          <w:b/>
          <w:bCs/>
          <w:sz w:val="24"/>
          <w:szCs w:val="24"/>
        </w:rPr>
        <w:t>-based ligand</w:t>
      </w:r>
      <w:r w:rsidR="004361F4">
        <w:rPr>
          <w:rFonts w:ascii="Times New Roman" w:hAnsi="Times New Roman" w:cs="Times New Roman"/>
          <w:b/>
          <w:bCs/>
          <w:sz w:val="24"/>
          <w:szCs w:val="24"/>
        </w:rPr>
        <w:t>s</w:t>
      </w:r>
    </w:p>
    <w:p w14:paraId="40CEAA64" w14:textId="5113594C" w:rsidR="00D64F48" w:rsidRPr="00DB7468" w:rsidRDefault="00194157" w:rsidP="008C2865">
      <w:pPr>
        <w:spacing w:line="360" w:lineRule="auto"/>
        <w:jc w:val="both"/>
        <w:rPr>
          <w:rFonts w:ascii="Times New Roman" w:hAnsi="Times New Roman" w:cs="Times New Roman"/>
          <w:sz w:val="24"/>
          <w:szCs w:val="24"/>
        </w:rPr>
      </w:pPr>
      <w:r>
        <w:rPr>
          <w:rFonts w:ascii="Times New Roman" w:hAnsi="Times New Roman" w:cs="Times New Roman"/>
          <w:sz w:val="24"/>
          <w:szCs w:val="24"/>
        </w:rPr>
        <w:t>In examining the complexes with all-organic ligands and mixed inorganic-organic ligands, we have found many Ln complexes with 1,10-p</w:t>
      </w:r>
      <w:r w:rsidRPr="00DB7468">
        <w:rPr>
          <w:rFonts w:ascii="Times New Roman" w:hAnsi="Times New Roman" w:cs="Times New Roman"/>
          <w:sz w:val="24"/>
          <w:szCs w:val="24"/>
        </w:rPr>
        <w:t>henanthroline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phen</w:t>
      </w:r>
      <w:proofErr w:type="spellEnd"/>
      <w:r>
        <w:rPr>
          <w:rFonts w:ascii="Times New Roman" w:hAnsi="Times New Roman" w:cs="Times New Roman"/>
          <w:sz w:val="24"/>
          <w:szCs w:val="24"/>
        </w:rPr>
        <w:t xml:space="preserve">) as a ligand. </w:t>
      </w:r>
      <w:r w:rsidR="004361F4">
        <w:rPr>
          <w:rFonts w:ascii="Times New Roman" w:hAnsi="Times New Roman" w:cs="Times New Roman"/>
          <w:sz w:val="24"/>
          <w:szCs w:val="24"/>
        </w:rPr>
        <w:t xml:space="preserve">In addition, </w:t>
      </w:r>
      <w:proofErr w:type="spellStart"/>
      <w:r w:rsidR="004361F4">
        <w:rPr>
          <w:rFonts w:ascii="Times New Roman" w:hAnsi="Times New Roman" w:cs="Times New Roman"/>
          <w:sz w:val="24"/>
          <w:szCs w:val="24"/>
        </w:rPr>
        <w:t>phen</w:t>
      </w:r>
      <w:proofErr w:type="spellEnd"/>
      <w:r w:rsidR="004361F4">
        <w:rPr>
          <w:rFonts w:ascii="Times New Roman" w:hAnsi="Times New Roman" w:cs="Times New Roman"/>
          <w:sz w:val="24"/>
          <w:szCs w:val="24"/>
        </w:rPr>
        <w:t xml:space="preserve"> derivatives are actively explored as new ligands for REE </w:t>
      </w:r>
      <w:r w:rsidR="00A412A5">
        <w:rPr>
          <w:rFonts w:ascii="Times New Roman" w:hAnsi="Times New Roman" w:cs="Times New Roman"/>
          <w:sz w:val="24"/>
          <w:szCs w:val="24"/>
        </w:rPr>
        <w:t>separation</w:t>
      </w:r>
      <w:r w:rsidR="00D64F48" w:rsidRPr="00EC7890">
        <w:rPr>
          <w:rFonts w:ascii="Times New Roman" w:hAnsi="Times New Roman" w:cs="Times New Roman"/>
          <w:sz w:val="24"/>
          <w:szCs w:val="24"/>
        </w:rPr>
        <w:t xml:space="preserve"> processes.</w:t>
      </w:r>
      <w:r w:rsidR="00D64F48">
        <w:rPr>
          <w:rFonts w:ascii="Times New Roman" w:hAnsi="Times New Roman" w:cs="Times New Roman"/>
          <w:sz w:val="24"/>
          <w:szCs w:val="24"/>
        </w:rPr>
        <w:t xml:space="preserve"> </w:t>
      </w:r>
      <w:r w:rsidR="004361F4">
        <w:rPr>
          <w:rFonts w:ascii="Times New Roman" w:hAnsi="Times New Roman" w:cs="Times New Roman"/>
          <w:sz w:val="24"/>
          <w:szCs w:val="24"/>
        </w:rPr>
        <w:t xml:space="preserve">Subset </w:t>
      </w:r>
      <w:r w:rsidR="0025605B">
        <w:rPr>
          <w:rFonts w:ascii="Times New Roman" w:hAnsi="Times New Roman" w:cs="Times New Roman"/>
          <w:sz w:val="24"/>
          <w:szCs w:val="24"/>
        </w:rPr>
        <w:t>4</w:t>
      </w:r>
      <w:r w:rsidR="005C042F">
        <w:rPr>
          <w:rFonts w:ascii="Times New Roman" w:hAnsi="Times New Roman" w:cs="Times New Roman"/>
          <w:sz w:val="24"/>
          <w:szCs w:val="24"/>
        </w:rPr>
        <w:t xml:space="preserve"> (2226 structures in total)</w:t>
      </w:r>
      <w:r w:rsidR="00A412A5">
        <w:rPr>
          <w:rFonts w:ascii="Times New Roman" w:hAnsi="Times New Roman" w:cs="Times New Roman"/>
          <w:sz w:val="24"/>
          <w:szCs w:val="24"/>
        </w:rPr>
        <w:t>, created from Subset 1,</w:t>
      </w:r>
      <w:r w:rsidR="004361F4">
        <w:rPr>
          <w:rFonts w:ascii="Times New Roman" w:hAnsi="Times New Roman" w:cs="Times New Roman"/>
          <w:sz w:val="24"/>
          <w:szCs w:val="24"/>
        </w:rPr>
        <w:t xml:space="preserve"> contains Ln-complexes with at least one </w:t>
      </w:r>
      <w:proofErr w:type="spellStart"/>
      <w:r w:rsidR="004361F4">
        <w:rPr>
          <w:rFonts w:ascii="Times New Roman" w:hAnsi="Times New Roman" w:cs="Times New Roman"/>
          <w:sz w:val="24"/>
          <w:szCs w:val="24"/>
        </w:rPr>
        <w:t>phen</w:t>
      </w:r>
      <w:proofErr w:type="spellEnd"/>
      <w:r w:rsidR="004361F4">
        <w:rPr>
          <w:rFonts w:ascii="Times New Roman" w:hAnsi="Times New Roman" w:cs="Times New Roman"/>
          <w:sz w:val="24"/>
          <w:szCs w:val="24"/>
        </w:rPr>
        <w:t xml:space="preserve">-based ligand. </w:t>
      </w:r>
      <w:r w:rsidR="004361F4" w:rsidRPr="00DB7468">
        <w:rPr>
          <w:rFonts w:ascii="Times New Roman" w:hAnsi="Times New Roman" w:cs="Times New Roman"/>
          <w:sz w:val="24"/>
          <w:szCs w:val="24"/>
        </w:rPr>
        <w:t xml:space="preserve">Figure </w:t>
      </w:r>
      <w:r w:rsidR="00226199">
        <w:rPr>
          <w:rFonts w:ascii="Times New Roman" w:hAnsi="Times New Roman" w:cs="Times New Roman" w:hint="eastAsia"/>
          <w:sz w:val="24"/>
          <w:szCs w:val="24"/>
        </w:rPr>
        <w:t>1</w:t>
      </w:r>
      <w:r w:rsidR="002202FC">
        <w:rPr>
          <w:rFonts w:ascii="Times New Roman" w:hAnsi="Times New Roman" w:cs="Times New Roman"/>
          <w:sz w:val="24"/>
          <w:szCs w:val="24"/>
        </w:rPr>
        <w:t>1</w:t>
      </w:r>
      <w:r w:rsidR="004361F4" w:rsidRPr="00DB7468">
        <w:rPr>
          <w:rFonts w:ascii="Times New Roman" w:hAnsi="Times New Roman" w:cs="Times New Roman"/>
          <w:sz w:val="24"/>
          <w:szCs w:val="24"/>
        </w:rPr>
        <w:t xml:space="preserve"> </w:t>
      </w:r>
      <w:r w:rsidR="0008135D">
        <w:rPr>
          <w:rFonts w:ascii="Times New Roman" w:hAnsi="Times New Roman" w:cs="Times New Roman"/>
          <w:sz w:val="24"/>
          <w:szCs w:val="24"/>
        </w:rPr>
        <w:t xml:space="preserve">shows </w:t>
      </w:r>
      <w:r w:rsidR="00020B8D">
        <w:rPr>
          <w:rFonts w:ascii="Times New Roman" w:hAnsi="Times New Roman" w:cs="Times New Roman"/>
          <w:sz w:val="24"/>
          <w:szCs w:val="24"/>
        </w:rPr>
        <w:t xml:space="preserve">the distribution over the </w:t>
      </w:r>
      <w:proofErr w:type="spellStart"/>
      <w:r w:rsidR="00020B8D">
        <w:rPr>
          <w:rFonts w:ascii="Times New Roman" w:hAnsi="Times New Roman" w:cs="Times New Roman"/>
          <w:sz w:val="24"/>
          <w:szCs w:val="24"/>
        </w:rPr>
        <w:t>phen</w:t>
      </w:r>
      <w:proofErr w:type="spellEnd"/>
      <w:r w:rsidR="00020B8D">
        <w:rPr>
          <w:rFonts w:ascii="Times New Roman" w:hAnsi="Times New Roman" w:cs="Times New Roman"/>
          <w:sz w:val="24"/>
          <w:szCs w:val="24"/>
        </w:rPr>
        <w:t xml:space="preserve"> ligand types within Subset </w:t>
      </w:r>
      <w:r w:rsidR="0025605B">
        <w:rPr>
          <w:rFonts w:ascii="Times New Roman" w:hAnsi="Times New Roman" w:cs="Times New Roman"/>
          <w:sz w:val="24"/>
          <w:szCs w:val="24"/>
        </w:rPr>
        <w:t>4</w:t>
      </w:r>
      <w:r w:rsidR="00020B8D">
        <w:rPr>
          <w:rFonts w:ascii="Times New Roman" w:hAnsi="Times New Roman" w:cs="Times New Roman"/>
          <w:sz w:val="24"/>
          <w:szCs w:val="24"/>
        </w:rPr>
        <w:t xml:space="preserve">: one can see </w:t>
      </w:r>
      <w:r w:rsidR="004361F4">
        <w:rPr>
          <w:rFonts w:ascii="Times New Roman" w:hAnsi="Times New Roman" w:cs="Times New Roman"/>
          <w:sz w:val="24"/>
          <w:szCs w:val="24"/>
        </w:rPr>
        <w:t xml:space="preserve">that the majority </w:t>
      </w:r>
      <w:r w:rsidR="00020B8D">
        <w:rPr>
          <w:rFonts w:ascii="Times New Roman" w:hAnsi="Times New Roman" w:cs="Times New Roman"/>
          <w:sz w:val="24"/>
          <w:szCs w:val="24"/>
        </w:rPr>
        <w:t>(</w:t>
      </w:r>
      <w:r w:rsidR="001745BD">
        <w:rPr>
          <w:rFonts w:ascii="Times New Roman" w:hAnsi="Times New Roman" w:cs="Times New Roman"/>
          <w:sz w:val="24"/>
          <w:szCs w:val="24"/>
        </w:rPr>
        <w:t>1721 structures or 77%</w:t>
      </w:r>
      <w:r w:rsidR="00020B8D">
        <w:rPr>
          <w:rFonts w:ascii="Times New Roman" w:hAnsi="Times New Roman" w:cs="Times New Roman"/>
          <w:sz w:val="24"/>
          <w:szCs w:val="24"/>
        </w:rPr>
        <w:t>)</w:t>
      </w:r>
      <w:r w:rsidR="001745BD">
        <w:rPr>
          <w:rFonts w:ascii="Times New Roman" w:hAnsi="Times New Roman" w:cs="Times New Roman"/>
          <w:sz w:val="24"/>
          <w:szCs w:val="24"/>
        </w:rPr>
        <w:t xml:space="preserve"> </w:t>
      </w:r>
      <w:r w:rsidR="00A412A5">
        <w:rPr>
          <w:rFonts w:ascii="Times New Roman" w:hAnsi="Times New Roman" w:cs="Times New Roman"/>
          <w:sz w:val="24"/>
          <w:szCs w:val="24"/>
        </w:rPr>
        <w:t>incorporate</w:t>
      </w:r>
      <w:r w:rsidR="0020348D">
        <w:rPr>
          <w:rFonts w:ascii="Times New Roman" w:hAnsi="Times New Roman" w:cs="Times New Roman"/>
          <w:sz w:val="24"/>
          <w:szCs w:val="24"/>
        </w:rPr>
        <w:t xml:space="preserve"> the</w:t>
      </w:r>
      <w:r w:rsidR="004361F4">
        <w:rPr>
          <w:rFonts w:ascii="Times New Roman" w:hAnsi="Times New Roman" w:cs="Times New Roman"/>
          <w:sz w:val="24"/>
          <w:szCs w:val="24"/>
        </w:rPr>
        <w:t xml:space="preserve"> </w:t>
      </w:r>
      <w:proofErr w:type="spellStart"/>
      <w:r w:rsidR="004361F4">
        <w:rPr>
          <w:rFonts w:ascii="Times New Roman" w:hAnsi="Times New Roman" w:cs="Times New Roman"/>
          <w:sz w:val="24"/>
          <w:szCs w:val="24"/>
        </w:rPr>
        <w:t>phen</w:t>
      </w:r>
      <w:proofErr w:type="spellEnd"/>
      <w:r w:rsidR="004361F4">
        <w:rPr>
          <w:rFonts w:ascii="Times New Roman" w:hAnsi="Times New Roman" w:cs="Times New Roman"/>
          <w:sz w:val="24"/>
          <w:szCs w:val="24"/>
        </w:rPr>
        <w:t xml:space="preserve"> ligand</w:t>
      </w:r>
      <w:r w:rsidR="00997856">
        <w:rPr>
          <w:rFonts w:ascii="Times New Roman" w:hAnsi="Times New Roman" w:cs="Times New Roman"/>
          <w:sz w:val="24"/>
          <w:szCs w:val="24"/>
        </w:rPr>
        <w:t xml:space="preserve"> </w:t>
      </w:r>
      <w:r w:rsidR="0020348D">
        <w:rPr>
          <w:rFonts w:ascii="Times New Roman" w:hAnsi="Times New Roman" w:cs="Times New Roman"/>
          <w:sz w:val="24"/>
          <w:szCs w:val="24"/>
        </w:rPr>
        <w:t xml:space="preserve">itself </w:t>
      </w:r>
      <w:r w:rsidR="00997856">
        <w:rPr>
          <w:rFonts w:ascii="Times New Roman" w:hAnsi="Times New Roman" w:cs="Times New Roman"/>
          <w:sz w:val="24"/>
          <w:szCs w:val="24"/>
        </w:rPr>
        <w:t>– highlighting its dominance</w:t>
      </w:r>
      <w:r w:rsidR="004361F4">
        <w:rPr>
          <w:rFonts w:ascii="Times New Roman" w:hAnsi="Times New Roman" w:cs="Times New Roman"/>
          <w:sz w:val="24"/>
          <w:szCs w:val="24"/>
        </w:rPr>
        <w:t>.</w:t>
      </w:r>
      <w:r w:rsidR="0008135D">
        <w:rPr>
          <w:rFonts w:ascii="Times New Roman" w:hAnsi="Times New Roman" w:cs="Times New Roman"/>
          <w:sz w:val="24"/>
          <w:szCs w:val="24"/>
        </w:rPr>
        <w:t xml:space="preserve"> A distant second is </w:t>
      </w:r>
      <w:proofErr w:type="spellStart"/>
      <w:r w:rsidR="0008135D">
        <w:rPr>
          <w:rFonts w:ascii="Times New Roman" w:hAnsi="Times New Roman" w:cs="Times New Roman"/>
          <w:sz w:val="24"/>
          <w:szCs w:val="24"/>
        </w:rPr>
        <w:t>phen</w:t>
      </w:r>
      <w:proofErr w:type="spellEnd"/>
      <w:r w:rsidR="0008135D">
        <w:rPr>
          <w:rFonts w:ascii="Times New Roman" w:hAnsi="Times New Roman" w:cs="Times New Roman"/>
          <w:sz w:val="24"/>
          <w:szCs w:val="24"/>
        </w:rPr>
        <w:t xml:space="preserve"> derivatives with </w:t>
      </w:r>
      <w:proofErr w:type="spellStart"/>
      <w:r w:rsidR="0008135D">
        <w:rPr>
          <w:rFonts w:ascii="Times New Roman" w:hAnsi="Times New Roman" w:cs="Times New Roman"/>
          <w:sz w:val="24"/>
          <w:szCs w:val="24"/>
        </w:rPr>
        <w:t>imidazo</w:t>
      </w:r>
      <w:proofErr w:type="spellEnd"/>
      <w:r w:rsidR="0008135D">
        <w:rPr>
          <w:rFonts w:ascii="Times New Roman" w:hAnsi="Times New Roman" w:cs="Times New Roman"/>
          <w:sz w:val="24"/>
          <w:szCs w:val="24"/>
        </w:rPr>
        <w:t>/py</w:t>
      </w:r>
      <w:r w:rsidR="007C17E5">
        <w:rPr>
          <w:rFonts w:ascii="Times New Roman" w:hAnsi="Times New Roman" w:cs="Times New Roman"/>
          <w:sz w:val="24"/>
          <w:szCs w:val="24"/>
        </w:rPr>
        <w:t xml:space="preserve">razino groups that extend the conjugation, followed by substituted </w:t>
      </w:r>
      <w:proofErr w:type="spellStart"/>
      <w:r w:rsidR="007C17E5">
        <w:rPr>
          <w:rFonts w:ascii="Times New Roman" w:hAnsi="Times New Roman" w:cs="Times New Roman"/>
          <w:sz w:val="24"/>
          <w:szCs w:val="24"/>
        </w:rPr>
        <w:t>phen</w:t>
      </w:r>
      <w:proofErr w:type="spellEnd"/>
      <w:r w:rsidR="007C17E5">
        <w:rPr>
          <w:rFonts w:ascii="Times New Roman" w:hAnsi="Times New Roman" w:cs="Times New Roman"/>
          <w:sz w:val="24"/>
          <w:szCs w:val="24"/>
        </w:rPr>
        <w:t xml:space="preserve"> ligands. </w:t>
      </w:r>
      <w:r w:rsidR="00020B8D">
        <w:rPr>
          <w:rFonts w:ascii="Times New Roman" w:hAnsi="Times New Roman" w:cs="Times New Roman"/>
          <w:sz w:val="24"/>
          <w:szCs w:val="24"/>
        </w:rPr>
        <w:t>We further examined</w:t>
      </w:r>
      <w:r w:rsidR="007C17E5">
        <w:rPr>
          <w:rFonts w:ascii="Times New Roman" w:hAnsi="Times New Roman" w:cs="Times New Roman"/>
          <w:sz w:val="24"/>
          <w:szCs w:val="24"/>
        </w:rPr>
        <w:t xml:space="preserve"> the stoichiometry of the </w:t>
      </w:r>
      <w:proofErr w:type="spellStart"/>
      <w:r w:rsidR="007C17E5">
        <w:rPr>
          <w:rFonts w:ascii="Times New Roman" w:hAnsi="Times New Roman" w:cs="Times New Roman"/>
          <w:sz w:val="24"/>
          <w:szCs w:val="24"/>
        </w:rPr>
        <w:t>phen</w:t>
      </w:r>
      <w:proofErr w:type="spellEnd"/>
      <w:r w:rsidR="007C17E5">
        <w:rPr>
          <w:rFonts w:ascii="Times New Roman" w:hAnsi="Times New Roman" w:cs="Times New Roman"/>
          <w:sz w:val="24"/>
          <w:szCs w:val="24"/>
        </w:rPr>
        <w:t xml:space="preserve"> ligand or its derivative </w:t>
      </w:r>
      <w:r w:rsidR="00020B8D">
        <w:rPr>
          <w:rFonts w:ascii="Times New Roman" w:hAnsi="Times New Roman" w:cs="Times New Roman"/>
          <w:sz w:val="24"/>
          <w:szCs w:val="24"/>
        </w:rPr>
        <w:t>to</w:t>
      </w:r>
      <w:r w:rsidR="007C17E5">
        <w:rPr>
          <w:rFonts w:ascii="Times New Roman" w:hAnsi="Times New Roman" w:cs="Times New Roman"/>
          <w:sz w:val="24"/>
          <w:szCs w:val="24"/>
        </w:rPr>
        <w:t xml:space="preserve"> the Ln center</w:t>
      </w:r>
      <w:r w:rsidR="00997856">
        <w:rPr>
          <w:rFonts w:ascii="Times New Roman" w:hAnsi="Times New Roman" w:cs="Times New Roman"/>
          <w:sz w:val="24"/>
          <w:szCs w:val="24"/>
        </w:rPr>
        <w:t xml:space="preserve">. </w:t>
      </w:r>
      <w:r w:rsidR="00CD41CA">
        <w:rPr>
          <w:rFonts w:ascii="Times New Roman" w:hAnsi="Times New Roman" w:cs="Times New Roman"/>
          <w:sz w:val="24"/>
          <w:szCs w:val="24"/>
        </w:rPr>
        <w:t>As can be seen from Figure 1</w:t>
      </w:r>
      <w:r w:rsidR="002202FC">
        <w:rPr>
          <w:rFonts w:ascii="Times New Roman" w:hAnsi="Times New Roman" w:cs="Times New Roman"/>
          <w:sz w:val="24"/>
          <w:szCs w:val="24"/>
        </w:rPr>
        <w:t>2</w:t>
      </w:r>
      <w:r w:rsidR="00CD41CA">
        <w:rPr>
          <w:rFonts w:ascii="Times New Roman" w:hAnsi="Times New Roman" w:cs="Times New Roman"/>
          <w:sz w:val="24"/>
          <w:szCs w:val="24"/>
        </w:rPr>
        <w:t>, the</w:t>
      </w:r>
      <w:r w:rsidR="007C17E5">
        <w:rPr>
          <w:rFonts w:ascii="Times New Roman" w:hAnsi="Times New Roman" w:cs="Times New Roman"/>
          <w:sz w:val="24"/>
          <w:szCs w:val="24"/>
        </w:rPr>
        <w:t xml:space="preserve"> majority of the complexes have 1:1 ligand-to-metal ratio, followed by 2:1</w:t>
      </w:r>
      <w:r w:rsidR="005C042F">
        <w:rPr>
          <w:rFonts w:ascii="Times New Roman" w:hAnsi="Times New Roman" w:cs="Times New Roman"/>
          <w:sz w:val="24"/>
          <w:szCs w:val="24"/>
        </w:rPr>
        <w:t>; in contrast,</w:t>
      </w:r>
      <w:r w:rsidR="007C17E5">
        <w:rPr>
          <w:rFonts w:ascii="Times New Roman" w:hAnsi="Times New Roman" w:cs="Times New Roman"/>
          <w:sz w:val="24"/>
          <w:szCs w:val="24"/>
        </w:rPr>
        <w:t xml:space="preserve"> 3:1 and 4:1</w:t>
      </w:r>
      <w:r w:rsidR="00997856">
        <w:rPr>
          <w:rFonts w:ascii="Times New Roman" w:hAnsi="Times New Roman" w:cs="Times New Roman"/>
          <w:sz w:val="24"/>
          <w:szCs w:val="24"/>
        </w:rPr>
        <w:t xml:space="preserve"> </w:t>
      </w:r>
      <w:proofErr w:type="gramStart"/>
      <w:r w:rsidR="005C042F">
        <w:rPr>
          <w:rFonts w:ascii="Times New Roman" w:hAnsi="Times New Roman" w:cs="Times New Roman"/>
          <w:sz w:val="24"/>
          <w:szCs w:val="24"/>
        </w:rPr>
        <w:t>complexes</w:t>
      </w:r>
      <w:proofErr w:type="gramEnd"/>
      <w:r w:rsidR="007C17E5">
        <w:rPr>
          <w:rFonts w:ascii="Times New Roman" w:hAnsi="Times New Roman" w:cs="Times New Roman"/>
          <w:sz w:val="24"/>
          <w:szCs w:val="24"/>
        </w:rPr>
        <w:t xml:space="preserve"> are rare. This trend is consistent across the Ln series. The dominance of the 1:1 </w:t>
      </w:r>
      <w:proofErr w:type="gramStart"/>
      <w:r w:rsidR="007C17E5">
        <w:rPr>
          <w:rFonts w:ascii="Times New Roman" w:hAnsi="Times New Roman" w:cs="Times New Roman"/>
          <w:sz w:val="24"/>
          <w:szCs w:val="24"/>
        </w:rPr>
        <w:t>complexes</w:t>
      </w:r>
      <w:proofErr w:type="gramEnd"/>
      <w:r w:rsidR="007C17E5">
        <w:rPr>
          <w:rFonts w:ascii="Times New Roman" w:hAnsi="Times New Roman" w:cs="Times New Roman"/>
          <w:sz w:val="24"/>
          <w:szCs w:val="24"/>
        </w:rPr>
        <w:t xml:space="preserve"> </w:t>
      </w:r>
      <w:r w:rsidR="00997856">
        <w:rPr>
          <w:rFonts w:ascii="Times New Roman" w:hAnsi="Times New Roman" w:cs="Times New Roman"/>
          <w:sz w:val="24"/>
          <w:szCs w:val="24"/>
        </w:rPr>
        <w:t xml:space="preserve">has </w:t>
      </w:r>
      <w:r w:rsidR="007C17E5">
        <w:rPr>
          <w:rFonts w:ascii="Times New Roman" w:hAnsi="Times New Roman" w:cs="Times New Roman"/>
          <w:sz w:val="24"/>
          <w:szCs w:val="24"/>
        </w:rPr>
        <w:t>important implication</w:t>
      </w:r>
      <w:r w:rsidR="005C042F">
        <w:rPr>
          <w:rFonts w:ascii="Times New Roman" w:hAnsi="Times New Roman" w:cs="Times New Roman"/>
          <w:sz w:val="24"/>
          <w:szCs w:val="24"/>
        </w:rPr>
        <w:t>s</w:t>
      </w:r>
      <w:r w:rsidR="007C17E5">
        <w:rPr>
          <w:rFonts w:ascii="Times New Roman" w:hAnsi="Times New Roman" w:cs="Times New Roman"/>
          <w:sz w:val="24"/>
          <w:szCs w:val="24"/>
        </w:rPr>
        <w:t xml:space="preserve"> in designing and employing these ligands for REE separations</w:t>
      </w:r>
      <w:r w:rsidR="00D64F48" w:rsidRPr="00DB7468">
        <w:rPr>
          <w:rFonts w:ascii="Times New Roman" w:hAnsi="Times New Roman" w:cs="Times New Roman"/>
          <w:sz w:val="24"/>
          <w:szCs w:val="24"/>
        </w:rPr>
        <w:t xml:space="preserve">. </w:t>
      </w:r>
    </w:p>
    <w:p w14:paraId="76C0DBA1" w14:textId="04C31020" w:rsidR="00E55BFE" w:rsidRPr="00DB7468" w:rsidRDefault="003B0CF4" w:rsidP="008C2865">
      <w:pPr>
        <w:keepNext/>
        <w:spacing w:line="360" w:lineRule="auto"/>
        <w:jc w:val="center"/>
        <w:rPr>
          <w:rFonts w:ascii="Times New Roman" w:hAnsi="Times New Roman" w:cs="Times New Roman"/>
          <w:sz w:val="24"/>
          <w:szCs w:val="24"/>
        </w:rPr>
      </w:pPr>
      <w:r w:rsidRPr="003B0CF4">
        <w:rPr>
          <w:noProof/>
        </w:rPr>
        <w:lastRenderedPageBreak/>
        <w:t xml:space="preserve"> </w:t>
      </w:r>
      <w:r w:rsidR="00AC1B01" w:rsidRPr="00AC1B01">
        <w:rPr>
          <w:noProof/>
        </w:rPr>
        <w:drawing>
          <wp:inline distT="0" distB="0" distL="0" distR="0" wp14:anchorId="2DE2D53E" wp14:editId="34F16167">
            <wp:extent cx="4492353" cy="2576384"/>
            <wp:effectExtent l="0" t="0" r="3810" b="1905"/>
            <wp:docPr id="785314670" name="Picture 1" descr="A graph of chemical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14670" name="Picture 1" descr="A graph of chemical formulas&#10;&#10;Description automatically generated with medium confidence"/>
                    <pic:cNvPicPr/>
                  </pic:nvPicPr>
                  <pic:blipFill>
                    <a:blip r:embed="rId18"/>
                    <a:stretch>
                      <a:fillRect/>
                    </a:stretch>
                  </pic:blipFill>
                  <pic:spPr>
                    <a:xfrm>
                      <a:off x="0" y="0"/>
                      <a:ext cx="4517244" cy="2590659"/>
                    </a:xfrm>
                    <a:prstGeom prst="rect">
                      <a:avLst/>
                    </a:prstGeom>
                  </pic:spPr>
                </pic:pic>
              </a:graphicData>
            </a:graphic>
          </wp:inline>
        </w:drawing>
      </w:r>
    </w:p>
    <w:p w14:paraId="4CA2687D" w14:textId="34A96EDA" w:rsidR="00315387" w:rsidRPr="007C17E5" w:rsidRDefault="00FE2EC7" w:rsidP="008C2865">
      <w:pPr>
        <w:pStyle w:val="Caption"/>
        <w:spacing w:line="360" w:lineRule="auto"/>
        <w:jc w:val="both"/>
        <w:rPr>
          <w:rFonts w:ascii="Times New Roman" w:hAnsi="Times New Roman" w:cs="Times New Roman"/>
          <w:i w:val="0"/>
          <w:iCs w:val="0"/>
          <w:color w:val="auto"/>
          <w:sz w:val="21"/>
          <w:szCs w:val="21"/>
        </w:rPr>
      </w:pPr>
      <w:r w:rsidRPr="007C17E5">
        <w:rPr>
          <w:rFonts w:ascii="Times New Roman" w:hAnsi="Times New Roman" w:cs="Times New Roman"/>
          <w:b/>
          <w:bCs/>
          <w:i w:val="0"/>
          <w:iCs w:val="0"/>
          <w:color w:val="auto"/>
          <w:sz w:val="21"/>
          <w:szCs w:val="21"/>
        </w:rPr>
        <w:t xml:space="preserve">Figure </w:t>
      </w:r>
      <w:r w:rsidR="0051611F">
        <w:rPr>
          <w:rFonts w:ascii="Times New Roman" w:hAnsi="Times New Roman" w:cs="Times New Roman"/>
          <w:b/>
          <w:bCs/>
          <w:i w:val="0"/>
          <w:iCs w:val="0"/>
          <w:color w:val="auto"/>
          <w:sz w:val="21"/>
          <w:szCs w:val="21"/>
        </w:rPr>
        <w:t>1</w:t>
      </w:r>
      <w:r w:rsidR="003517F9">
        <w:rPr>
          <w:rFonts w:ascii="Times New Roman" w:hAnsi="Times New Roman" w:cs="Times New Roman"/>
          <w:b/>
          <w:bCs/>
          <w:i w:val="0"/>
          <w:iCs w:val="0"/>
          <w:color w:val="auto"/>
          <w:sz w:val="21"/>
          <w:szCs w:val="21"/>
        </w:rPr>
        <w:t>1</w:t>
      </w:r>
      <w:r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w:t>
      </w:r>
      <w:r w:rsidR="00055704" w:rsidRPr="007C17E5">
        <w:rPr>
          <w:rFonts w:ascii="Times New Roman" w:hAnsi="Times New Roman" w:cs="Times New Roman"/>
          <w:i w:val="0"/>
          <w:iCs w:val="0"/>
          <w:color w:val="auto"/>
          <w:sz w:val="21"/>
          <w:szCs w:val="21"/>
        </w:rPr>
        <w:t>D</w:t>
      </w:r>
      <w:r w:rsidR="00155170" w:rsidRPr="007C17E5">
        <w:rPr>
          <w:rFonts w:ascii="Times New Roman" w:hAnsi="Times New Roman" w:cs="Times New Roman"/>
          <w:i w:val="0"/>
          <w:iCs w:val="0"/>
          <w:color w:val="auto"/>
          <w:sz w:val="21"/>
          <w:szCs w:val="21"/>
        </w:rPr>
        <w:t xml:space="preserve">istribution of </w:t>
      </w:r>
      <w:r w:rsidR="0008135D" w:rsidRPr="007C17E5">
        <w:rPr>
          <w:rFonts w:ascii="Times New Roman" w:hAnsi="Times New Roman" w:cs="Times New Roman"/>
          <w:i w:val="0"/>
          <w:iCs w:val="0"/>
          <w:color w:val="auto"/>
          <w:sz w:val="21"/>
          <w:szCs w:val="21"/>
        </w:rPr>
        <w:t xml:space="preserve">Ln </w:t>
      </w:r>
      <w:r w:rsidR="00155170" w:rsidRPr="007C17E5">
        <w:rPr>
          <w:rFonts w:ascii="Times New Roman" w:hAnsi="Times New Roman" w:cs="Times New Roman"/>
          <w:i w:val="0"/>
          <w:iCs w:val="0"/>
          <w:color w:val="auto"/>
          <w:sz w:val="21"/>
          <w:szCs w:val="21"/>
        </w:rPr>
        <w:t>complex</w:t>
      </w:r>
      <w:r w:rsidR="0008135D" w:rsidRPr="007C17E5">
        <w:rPr>
          <w:rFonts w:ascii="Times New Roman" w:hAnsi="Times New Roman" w:cs="Times New Roman"/>
          <w:i w:val="0"/>
          <w:iCs w:val="0"/>
          <w:color w:val="auto"/>
          <w:sz w:val="21"/>
          <w:szCs w:val="21"/>
        </w:rPr>
        <w:t>es</w:t>
      </w:r>
      <w:r w:rsidR="00155170" w:rsidRPr="007C17E5">
        <w:rPr>
          <w:rFonts w:ascii="Times New Roman" w:hAnsi="Times New Roman" w:cs="Times New Roman"/>
          <w:i w:val="0"/>
          <w:iCs w:val="0"/>
          <w:color w:val="auto"/>
          <w:sz w:val="21"/>
          <w:szCs w:val="21"/>
        </w:rPr>
        <w:t xml:space="preserve"> in </w:t>
      </w:r>
      <w:r w:rsidR="0008135D" w:rsidRPr="007C17E5">
        <w:rPr>
          <w:rFonts w:ascii="Times New Roman" w:hAnsi="Times New Roman" w:cs="Times New Roman"/>
          <w:i w:val="0"/>
          <w:iCs w:val="0"/>
          <w:color w:val="auto"/>
          <w:sz w:val="21"/>
          <w:szCs w:val="21"/>
        </w:rPr>
        <w:t>S</w:t>
      </w:r>
      <w:r w:rsidR="00155170" w:rsidRPr="007C17E5">
        <w:rPr>
          <w:rFonts w:ascii="Times New Roman" w:hAnsi="Times New Roman" w:cs="Times New Roman"/>
          <w:i w:val="0"/>
          <w:iCs w:val="0"/>
          <w:color w:val="auto"/>
          <w:sz w:val="21"/>
          <w:szCs w:val="21"/>
        </w:rPr>
        <w:t xml:space="preserve">ubset </w:t>
      </w:r>
      <w:r w:rsidR="0025605B">
        <w:rPr>
          <w:rFonts w:ascii="Times New Roman" w:hAnsi="Times New Roman" w:cs="Times New Roman"/>
          <w:i w:val="0"/>
          <w:iCs w:val="0"/>
          <w:color w:val="auto"/>
          <w:sz w:val="21"/>
          <w:szCs w:val="21"/>
        </w:rPr>
        <w:t>4</w:t>
      </w:r>
      <w:r w:rsidR="0008135D" w:rsidRPr="007C17E5">
        <w:rPr>
          <w:rFonts w:ascii="Times New Roman" w:hAnsi="Times New Roman" w:cs="Times New Roman"/>
          <w:i w:val="0"/>
          <w:iCs w:val="0"/>
          <w:color w:val="auto"/>
          <w:sz w:val="21"/>
          <w:szCs w:val="21"/>
        </w:rPr>
        <w:t xml:space="preserve"> based on the types of the </w:t>
      </w:r>
      <w:proofErr w:type="spellStart"/>
      <w:r w:rsidR="0008135D" w:rsidRPr="007C17E5">
        <w:rPr>
          <w:rFonts w:ascii="Times New Roman" w:hAnsi="Times New Roman" w:cs="Times New Roman"/>
          <w:i w:val="0"/>
          <w:iCs w:val="0"/>
          <w:color w:val="auto"/>
          <w:sz w:val="21"/>
          <w:szCs w:val="21"/>
        </w:rPr>
        <w:t>phen</w:t>
      </w:r>
      <w:proofErr w:type="spellEnd"/>
      <w:r w:rsidR="0008135D" w:rsidRPr="007C17E5">
        <w:rPr>
          <w:rFonts w:ascii="Times New Roman" w:hAnsi="Times New Roman" w:cs="Times New Roman"/>
          <w:i w:val="0"/>
          <w:iCs w:val="0"/>
          <w:color w:val="auto"/>
          <w:sz w:val="21"/>
          <w:szCs w:val="21"/>
        </w:rPr>
        <w:t xml:space="preserve"> and its </w:t>
      </w:r>
      <w:r w:rsidR="001745BD" w:rsidRPr="007C17E5">
        <w:rPr>
          <w:rFonts w:ascii="Times New Roman" w:hAnsi="Times New Roman" w:cs="Times New Roman"/>
          <w:i w:val="0"/>
          <w:iCs w:val="0"/>
          <w:color w:val="auto"/>
          <w:sz w:val="21"/>
          <w:szCs w:val="21"/>
        </w:rPr>
        <w:t>derivatives</w:t>
      </w:r>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(a) </w:t>
      </w:r>
      <w:proofErr w:type="spellStart"/>
      <w:r w:rsidR="0008135D" w:rsidRPr="007C17E5">
        <w:rPr>
          <w:rFonts w:ascii="Times New Roman" w:hAnsi="Times New Roman" w:cs="Times New Roman"/>
          <w:i w:val="0"/>
          <w:iCs w:val="0"/>
          <w:color w:val="auto"/>
          <w:sz w:val="21"/>
          <w:szCs w:val="21"/>
        </w:rPr>
        <w:t>phen</w:t>
      </w:r>
      <w:proofErr w:type="spellEnd"/>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(b) </w:t>
      </w:r>
      <w:proofErr w:type="spellStart"/>
      <w:r w:rsidR="0008135D" w:rsidRPr="007C17E5">
        <w:rPr>
          <w:rFonts w:ascii="Times New Roman" w:hAnsi="Times New Roman" w:cs="Times New Roman"/>
          <w:i w:val="0"/>
          <w:iCs w:val="0"/>
          <w:color w:val="auto"/>
          <w:sz w:val="21"/>
          <w:szCs w:val="21"/>
        </w:rPr>
        <w:t>imidazo</w:t>
      </w:r>
      <w:proofErr w:type="spellEnd"/>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pyr</w:t>
      </w:r>
      <w:r w:rsidR="0008135D" w:rsidRPr="007C17E5">
        <w:rPr>
          <w:rFonts w:ascii="Times New Roman" w:hAnsi="Times New Roman" w:cs="Times New Roman"/>
          <w:i w:val="0"/>
          <w:iCs w:val="0"/>
          <w:color w:val="auto"/>
          <w:sz w:val="21"/>
          <w:szCs w:val="21"/>
        </w:rPr>
        <w:t>a</w:t>
      </w:r>
      <w:r w:rsidR="00155170" w:rsidRPr="007C17E5">
        <w:rPr>
          <w:rFonts w:ascii="Times New Roman" w:hAnsi="Times New Roman" w:cs="Times New Roman"/>
          <w:i w:val="0"/>
          <w:iCs w:val="0"/>
          <w:color w:val="auto"/>
          <w:sz w:val="21"/>
          <w:szCs w:val="21"/>
        </w:rPr>
        <w:t>zino</w:t>
      </w:r>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(c) substituted </w:t>
      </w:r>
      <w:proofErr w:type="spellStart"/>
      <w:r w:rsidR="0008135D" w:rsidRPr="007C17E5">
        <w:rPr>
          <w:rFonts w:ascii="Times New Roman" w:hAnsi="Times New Roman" w:cs="Times New Roman"/>
          <w:i w:val="0"/>
          <w:iCs w:val="0"/>
          <w:color w:val="auto"/>
          <w:sz w:val="21"/>
          <w:szCs w:val="21"/>
        </w:rPr>
        <w:t>phen</w:t>
      </w:r>
      <w:proofErr w:type="spellEnd"/>
      <w:r w:rsidR="00B50989" w:rsidRPr="007C17E5">
        <w:rPr>
          <w:rFonts w:ascii="Times New Roman" w:hAnsi="Times New Roman" w:cs="Times New Roman"/>
          <w:i w:val="0"/>
          <w:iCs w:val="0"/>
          <w:color w:val="auto"/>
          <w:sz w:val="21"/>
          <w:szCs w:val="21"/>
        </w:rPr>
        <w:t xml:space="preserve"> (</w:t>
      </w:r>
      <w:r w:rsidR="0021504A" w:rsidRPr="007C17E5">
        <w:rPr>
          <w:rFonts w:ascii="Times New Roman" w:hAnsi="Times New Roman" w:cs="Times New Roman"/>
          <w:i w:val="0"/>
          <w:iCs w:val="0"/>
          <w:color w:val="auto"/>
          <w:sz w:val="21"/>
          <w:szCs w:val="21"/>
        </w:rPr>
        <w:t>R = carbon chain</w:t>
      </w:r>
      <w:r w:rsidR="000D71FC" w:rsidRPr="007C17E5">
        <w:rPr>
          <w:rFonts w:ascii="Times New Roman" w:hAnsi="Times New Roman" w:cs="Times New Roman"/>
          <w:i w:val="0"/>
          <w:iCs w:val="0"/>
          <w:color w:val="auto"/>
          <w:sz w:val="21"/>
          <w:szCs w:val="21"/>
        </w:rPr>
        <w:t xml:space="preserve"> or </w:t>
      </w:r>
      <w:r w:rsidR="00CF108B" w:rsidRPr="007C17E5">
        <w:rPr>
          <w:rFonts w:ascii="Times New Roman" w:hAnsi="Times New Roman" w:cs="Times New Roman"/>
          <w:i w:val="0"/>
          <w:iCs w:val="0"/>
          <w:color w:val="auto"/>
          <w:sz w:val="21"/>
          <w:szCs w:val="21"/>
        </w:rPr>
        <w:t>halogen group</w:t>
      </w:r>
      <w:r w:rsidR="0021504A" w:rsidRPr="007C17E5">
        <w:rPr>
          <w:rFonts w:ascii="Times New Roman" w:hAnsi="Times New Roman" w:cs="Times New Roman"/>
          <w:i w:val="0"/>
          <w:iCs w:val="0"/>
          <w:color w:val="auto"/>
          <w:sz w:val="21"/>
          <w:szCs w:val="21"/>
        </w:rPr>
        <w:t>)</w:t>
      </w:r>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(d) amide</w:t>
      </w:r>
      <w:r w:rsidR="0008135D" w:rsidRPr="007C17E5">
        <w:rPr>
          <w:rFonts w:ascii="Times New Roman" w:hAnsi="Times New Roman" w:cs="Times New Roman"/>
          <w:i w:val="0"/>
          <w:iCs w:val="0"/>
          <w:color w:val="auto"/>
          <w:sz w:val="21"/>
          <w:szCs w:val="21"/>
        </w:rPr>
        <w:t>;</w:t>
      </w:r>
      <w:r w:rsidR="00D85733" w:rsidRPr="007C17E5">
        <w:rPr>
          <w:rFonts w:ascii="Times New Roman" w:hAnsi="Times New Roman" w:cs="Times New Roman"/>
          <w:i w:val="0"/>
          <w:iCs w:val="0"/>
          <w:color w:val="auto"/>
          <w:sz w:val="21"/>
          <w:szCs w:val="21"/>
        </w:rPr>
        <w:t xml:space="preserve"> (e) carboxylate</w:t>
      </w:r>
      <w:r w:rsidR="0008135D" w:rsidRPr="007C17E5">
        <w:rPr>
          <w:rFonts w:ascii="Times New Roman" w:hAnsi="Times New Roman" w:cs="Times New Roman"/>
          <w:i w:val="0"/>
          <w:iCs w:val="0"/>
          <w:color w:val="auto"/>
          <w:sz w:val="21"/>
          <w:szCs w:val="21"/>
        </w:rPr>
        <w:t>;</w:t>
      </w:r>
      <w:r w:rsidR="00D85733" w:rsidRPr="007C17E5">
        <w:rPr>
          <w:rFonts w:ascii="Times New Roman" w:hAnsi="Times New Roman" w:cs="Times New Roman"/>
          <w:i w:val="0"/>
          <w:iCs w:val="0"/>
          <w:color w:val="auto"/>
          <w:sz w:val="21"/>
          <w:szCs w:val="21"/>
        </w:rPr>
        <w:t xml:space="preserve"> (f) triazine/</w:t>
      </w:r>
      <w:r w:rsidR="0008135D" w:rsidRPr="007C17E5">
        <w:rPr>
          <w:rFonts w:ascii="Times New Roman" w:hAnsi="Times New Roman" w:cs="Times New Roman"/>
          <w:i w:val="0"/>
          <w:iCs w:val="0"/>
          <w:color w:val="auto"/>
          <w:sz w:val="21"/>
          <w:szCs w:val="21"/>
        </w:rPr>
        <w:t xml:space="preserve">tetrazole; </w:t>
      </w:r>
      <w:r w:rsidR="00D85733" w:rsidRPr="007C17E5">
        <w:rPr>
          <w:rFonts w:ascii="Times New Roman" w:hAnsi="Times New Roman" w:cs="Times New Roman"/>
          <w:i w:val="0"/>
          <w:iCs w:val="0"/>
          <w:color w:val="auto"/>
          <w:sz w:val="21"/>
          <w:szCs w:val="21"/>
        </w:rPr>
        <w:t>(g) phosphoryl</w:t>
      </w:r>
      <w:r w:rsidR="008C2865">
        <w:rPr>
          <w:rFonts w:ascii="Times New Roman" w:hAnsi="Times New Roman" w:cs="Times New Roman"/>
          <w:i w:val="0"/>
          <w:iCs w:val="0"/>
          <w:color w:val="auto"/>
          <w:sz w:val="21"/>
          <w:szCs w:val="21"/>
        </w:rPr>
        <w:t>.</w:t>
      </w:r>
    </w:p>
    <w:p w14:paraId="3E404B01" w14:textId="32F7305F" w:rsidR="00D25847" w:rsidRPr="00DB7468" w:rsidRDefault="00B3682C" w:rsidP="008C2865">
      <w:pPr>
        <w:keepNext/>
        <w:spacing w:line="360" w:lineRule="auto"/>
        <w:jc w:val="center"/>
        <w:rPr>
          <w:rFonts w:ascii="Times New Roman" w:hAnsi="Times New Roman" w:cs="Times New Roman"/>
          <w:sz w:val="24"/>
          <w:szCs w:val="24"/>
        </w:rPr>
      </w:pPr>
      <w:r w:rsidRPr="00B3682C">
        <w:rPr>
          <w:noProof/>
        </w:rPr>
        <w:t xml:space="preserve"> </w:t>
      </w:r>
      <w:r w:rsidRPr="00B3682C">
        <w:rPr>
          <w:rFonts w:ascii="Times New Roman" w:hAnsi="Times New Roman" w:cs="Times New Roman"/>
          <w:noProof/>
          <w:sz w:val="24"/>
          <w:szCs w:val="24"/>
        </w:rPr>
        <w:drawing>
          <wp:inline distT="0" distB="0" distL="0" distR="0" wp14:anchorId="6A1BD8B0" wp14:editId="1623314B">
            <wp:extent cx="4425579" cy="3496963"/>
            <wp:effectExtent l="0" t="0" r="0" b="0"/>
            <wp:docPr id="930185755" name="Picture 2">
              <a:extLst xmlns:a="http://schemas.openxmlformats.org/drawingml/2006/main">
                <a:ext uri="{FF2B5EF4-FFF2-40B4-BE49-F238E27FC236}">
                  <a16:creationId xmlns:a16="http://schemas.microsoft.com/office/drawing/2014/main" id="{B01C76C3-5B40-0EF3-6511-D390A99F8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1C76C3-5B40-0EF3-6511-D390A99F8162}"/>
                        </a:ext>
                      </a:extLst>
                    </pic:cNvPr>
                    <pic:cNvPicPr>
                      <a:picLocks noChangeAspect="1"/>
                    </pic:cNvPicPr>
                  </pic:nvPicPr>
                  <pic:blipFill rotWithShape="1">
                    <a:blip r:embed="rId19"/>
                    <a:srcRect l="9016" t="9488" r="13203" b="10452"/>
                    <a:stretch/>
                  </pic:blipFill>
                  <pic:spPr>
                    <a:xfrm>
                      <a:off x="0" y="0"/>
                      <a:ext cx="4451167" cy="3517182"/>
                    </a:xfrm>
                    <a:prstGeom prst="rect">
                      <a:avLst/>
                    </a:prstGeom>
                  </pic:spPr>
                </pic:pic>
              </a:graphicData>
            </a:graphic>
          </wp:inline>
        </w:drawing>
      </w:r>
    </w:p>
    <w:p w14:paraId="7BFFD9D6" w14:textId="3B3CF4D7" w:rsidR="00FE2EC7" w:rsidRDefault="00FE2EC7" w:rsidP="008C2865">
      <w:pPr>
        <w:pStyle w:val="Caption"/>
        <w:spacing w:line="360" w:lineRule="auto"/>
        <w:jc w:val="both"/>
        <w:rPr>
          <w:rFonts w:ascii="Times New Roman" w:hAnsi="Times New Roman" w:cs="Times New Roman"/>
          <w:i w:val="0"/>
          <w:iCs w:val="0"/>
          <w:color w:val="auto"/>
          <w:sz w:val="21"/>
          <w:szCs w:val="21"/>
        </w:rPr>
      </w:pPr>
      <w:r w:rsidRPr="001745BD">
        <w:rPr>
          <w:rFonts w:ascii="Times New Roman" w:hAnsi="Times New Roman" w:cs="Times New Roman"/>
          <w:b/>
          <w:bCs/>
          <w:i w:val="0"/>
          <w:iCs w:val="0"/>
          <w:color w:val="auto"/>
          <w:sz w:val="21"/>
          <w:szCs w:val="21"/>
        </w:rPr>
        <w:t xml:space="preserve">Figure </w:t>
      </w:r>
      <w:r w:rsidR="00CD41CA">
        <w:rPr>
          <w:rFonts w:ascii="Times New Roman" w:hAnsi="Times New Roman" w:cs="Times New Roman"/>
          <w:b/>
          <w:bCs/>
          <w:i w:val="0"/>
          <w:iCs w:val="0"/>
          <w:color w:val="auto"/>
          <w:sz w:val="21"/>
          <w:szCs w:val="21"/>
        </w:rPr>
        <w:t>1</w:t>
      </w:r>
      <w:r w:rsidR="003517F9">
        <w:rPr>
          <w:rFonts w:ascii="Times New Roman" w:hAnsi="Times New Roman" w:cs="Times New Roman"/>
          <w:b/>
          <w:bCs/>
          <w:i w:val="0"/>
          <w:iCs w:val="0"/>
          <w:color w:val="auto"/>
          <w:sz w:val="21"/>
          <w:szCs w:val="21"/>
        </w:rPr>
        <w:t>2</w:t>
      </w:r>
      <w:r w:rsidRPr="001745BD">
        <w:rPr>
          <w:rFonts w:ascii="Times New Roman" w:hAnsi="Times New Roman" w:cs="Times New Roman"/>
          <w:b/>
          <w:bCs/>
          <w:i w:val="0"/>
          <w:iCs w:val="0"/>
          <w:color w:val="auto"/>
          <w:sz w:val="21"/>
          <w:szCs w:val="21"/>
        </w:rPr>
        <w:t xml:space="preserve">. </w:t>
      </w:r>
      <w:r w:rsidR="00F9091F" w:rsidRPr="001745BD">
        <w:rPr>
          <w:rFonts w:ascii="Times New Roman" w:hAnsi="Times New Roman" w:cs="Times New Roman"/>
          <w:i w:val="0"/>
          <w:iCs w:val="0"/>
          <w:color w:val="auto"/>
          <w:sz w:val="21"/>
          <w:szCs w:val="21"/>
        </w:rPr>
        <w:t xml:space="preserve">Distribution of </w:t>
      </w:r>
      <w:r w:rsidR="007C17E5" w:rsidRPr="001745BD">
        <w:rPr>
          <w:rFonts w:ascii="Times New Roman" w:hAnsi="Times New Roman" w:cs="Times New Roman"/>
          <w:i w:val="0"/>
          <w:iCs w:val="0"/>
          <w:color w:val="auto"/>
          <w:sz w:val="21"/>
          <w:szCs w:val="21"/>
        </w:rPr>
        <w:t>the Ln-</w:t>
      </w:r>
      <w:r w:rsidR="00F9091F" w:rsidRPr="001745BD">
        <w:rPr>
          <w:rFonts w:ascii="Times New Roman" w:hAnsi="Times New Roman" w:cs="Times New Roman"/>
          <w:i w:val="0"/>
          <w:iCs w:val="0"/>
          <w:color w:val="auto"/>
          <w:sz w:val="21"/>
          <w:szCs w:val="21"/>
        </w:rPr>
        <w:t>complex</w:t>
      </w:r>
      <w:r w:rsidR="007C17E5" w:rsidRPr="001745BD">
        <w:rPr>
          <w:rFonts w:ascii="Times New Roman" w:hAnsi="Times New Roman" w:cs="Times New Roman"/>
          <w:i w:val="0"/>
          <w:iCs w:val="0"/>
          <w:color w:val="auto"/>
          <w:sz w:val="21"/>
          <w:szCs w:val="21"/>
        </w:rPr>
        <w:t xml:space="preserve"> structures in Subset </w:t>
      </w:r>
      <w:r w:rsidR="0025605B">
        <w:rPr>
          <w:rFonts w:ascii="Times New Roman" w:hAnsi="Times New Roman" w:cs="Times New Roman"/>
          <w:i w:val="0"/>
          <w:iCs w:val="0"/>
          <w:color w:val="auto"/>
          <w:sz w:val="21"/>
          <w:szCs w:val="21"/>
        </w:rPr>
        <w:t>4</w:t>
      </w:r>
      <w:r w:rsidR="007C17E5" w:rsidRPr="001745BD">
        <w:rPr>
          <w:rFonts w:ascii="Times New Roman" w:hAnsi="Times New Roman" w:cs="Times New Roman"/>
          <w:i w:val="0"/>
          <w:iCs w:val="0"/>
          <w:color w:val="auto"/>
          <w:sz w:val="21"/>
          <w:szCs w:val="21"/>
        </w:rPr>
        <w:t xml:space="preserve"> across the Ln series according to the </w:t>
      </w:r>
      <w:r w:rsidR="00F9091F" w:rsidRPr="001745BD">
        <w:rPr>
          <w:rFonts w:ascii="Times New Roman" w:hAnsi="Times New Roman" w:cs="Times New Roman"/>
          <w:i w:val="0"/>
          <w:iCs w:val="0"/>
          <w:color w:val="auto"/>
          <w:sz w:val="21"/>
          <w:szCs w:val="21"/>
        </w:rPr>
        <w:t>phenanthroline ligand</w:t>
      </w:r>
      <w:r w:rsidR="007C17E5" w:rsidRPr="001745BD">
        <w:rPr>
          <w:rFonts w:ascii="Times New Roman" w:hAnsi="Times New Roman" w:cs="Times New Roman"/>
          <w:i w:val="0"/>
          <w:iCs w:val="0"/>
          <w:color w:val="auto"/>
          <w:sz w:val="21"/>
          <w:szCs w:val="21"/>
        </w:rPr>
        <w:t xml:space="preserve"> to the metal center ratio</w:t>
      </w:r>
      <w:r w:rsidR="000352E2" w:rsidRPr="001745BD">
        <w:rPr>
          <w:rFonts w:ascii="Times New Roman" w:hAnsi="Times New Roman" w:cs="Times New Roman"/>
          <w:i w:val="0"/>
          <w:iCs w:val="0"/>
          <w:color w:val="auto"/>
          <w:sz w:val="21"/>
          <w:szCs w:val="21"/>
        </w:rPr>
        <w:t>.</w:t>
      </w:r>
      <w:r w:rsidR="00650840" w:rsidRPr="001745BD">
        <w:rPr>
          <w:rFonts w:ascii="Times New Roman" w:hAnsi="Times New Roman" w:cs="Times New Roman"/>
          <w:i w:val="0"/>
          <w:iCs w:val="0"/>
          <w:color w:val="auto"/>
          <w:sz w:val="21"/>
          <w:szCs w:val="21"/>
        </w:rPr>
        <w:t xml:space="preserve"> </w:t>
      </w:r>
    </w:p>
    <w:p w14:paraId="04DE662E" w14:textId="77777777" w:rsidR="008C2865" w:rsidRPr="008C2865" w:rsidRDefault="008C2865" w:rsidP="008C2865"/>
    <w:p w14:paraId="7F5EEFD5" w14:textId="0A741850" w:rsidR="007C408A" w:rsidRDefault="001D6BF4" w:rsidP="008C2865">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w:t>
      </w:r>
      <w:r w:rsidR="00DC71CD">
        <w:rPr>
          <w:rFonts w:ascii="Times New Roman" w:hAnsi="Times New Roman" w:cs="Times New Roman"/>
          <w:b/>
          <w:bCs/>
          <w:sz w:val="24"/>
          <w:szCs w:val="24"/>
        </w:rPr>
        <w:t>ccuracy</w:t>
      </w:r>
      <w:r w:rsidR="004B642E">
        <w:rPr>
          <w:rFonts w:ascii="Times New Roman" w:hAnsi="Times New Roman" w:cs="Times New Roman"/>
          <w:b/>
          <w:bCs/>
          <w:sz w:val="24"/>
          <w:szCs w:val="24"/>
        </w:rPr>
        <w:t xml:space="preserve"> of the Ln-complex datasets</w:t>
      </w:r>
      <w:r w:rsidR="00DC71CD">
        <w:rPr>
          <w:rFonts w:ascii="Times New Roman" w:hAnsi="Times New Roman" w:cs="Times New Roman"/>
          <w:b/>
          <w:bCs/>
          <w:sz w:val="24"/>
          <w:szCs w:val="24"/>
        </w:rPr>
        <w:t xml:space="preserve"> based on the CSD structures</w:t>
      </w:r>
    </w:p>
    <w:p w14:paraId="451F8B0C" w14:textId="26F07052" w:rsidR="00DC71CD" w:rsidRPr="004B642E" w:rsidRDefault="001D6BF4" w:rsidP="008C28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our analysis above assumed that the structures included in our datasets are accurate and reliable, we acknowledge that there are some </w:t>
      </w:r>
      <w:r w:rsidR="00DC71CD">
        <w:rPr>
          <w:rFonts w:ascii="Times New Roman" w:hAnsi="Times New Roman" w:cs="Times New Roman"/>
          <w:sz w:val="24"/>
          <w:szCs w:val="24"/>
        </w:rPr>
        <w:t xml:space="preserve">inaccuracies in the CSD </w:t>
      </w:r>
      <w:r>
        <w:rPr>
          <w:rFonts w:ascii="Times New Roman" w:hAnsi="Times New Roman" w:cs="Times New Roman"/>
          <w:sz w:val="24"/>
          <w:szCs w:val="24"/>
        </w:rPr>
        <w:t>as</w:t>
      </w:r>
      <w:r w:rsidR="00DC71CD">
        <w:rPr>
          <w:rFonts w:ascii="Times New Roman" w:hAnsi="Times New Roman" w:cs="Times New Roman"/>
          <w:sz w:val="24"/>
          <w:szCs w:val="24"/>
        </w:rPr>
        <w:t xml:space="preserve"> documented</w:t>
      </w:r>
      <w:r>
        <w:rPr>
          <w:rFonts w:ascii="Times New Roman" w:hAnsi="Times New Roman" w:cs="Times New Roman"/>
          <w:sz w:val="24"/>
          <w:szCs w:val="24"/>
        </w:rPr>
        <w:t xml:space="preserve"> </w:t>
      </w:r>
      <w:proofErr w:type="gramStart"/>
      <w:r>
        <w:rPr>
          <w:rFonts w:ascii="Times New Roman" w:hAnsi="Times New Roman" w:cs="Times New Roman"/>
          <w:sz w:val="24"/>
          <w:szCs w:val="24"/>
        </w:rPr>
        <w:t>previously</w:t>
      </w:r>
      <w:r w:rsidR="00DC71CD">
        <w:rPr>
          <w:rFonts w:ascii="Times New Roman" w:hAnsi="Times New Roman" w:cs="Times New Roman"/>
          <w:sz w:val="24"/>
          <w:szCs w:val="24"/>
        </w:rPr>
        <w:t>.</w:t>
      </w:r>
      <w:r w:rsidR="008C2865" w:rsidRPr="008C2865">
        <w:rPr>
          <w:rFonts w:ascii="Times New Roman" w:hAnsi="Times New Roman" w:cs="Times New Roman"/>
          <w:sz w:val="24"/>
          <w:szCs w:val="24"/>
          <w:vertAlign w:val="superscript"/>
        </w:rPr>
        <w:t>-</w:t>
      </w:r>
      <w:proofErr w:type="gramEnd"/>
      <w:r w:rsidR="008C2865">
        <w:rPr>
          <w:rFonts w:ascii="Times New Roman" w:hAnsi="Times New Roman" w:cs="Times New Roman"/>
          <w:sz w:val="24"/>
          <w:szCs w:val="24"/>
        </w:rPr>
        <w:t xml:space="preserve"> </w:t>
      </w:r>
      <w:r w:rsidR="00DC71CD">
        <w:rPr>
          <w:rFonts w:ascii="Times New Roman" w:hAnsi="Times New Roman" w:cs="Times New Roman"/>
          <w:sz w:val="24"/>
          <w:szCs w:val="24"/>
        </w:rPr>
        <w:t>The large variations in the a</w:t>
      </w:r>
      <w:r w:rsidR="00DC71CD" w:rsidRPr="00DC71CD">
        <w:rPr>
          <w:rFonts w:ascii="Times New Roman" w:hAnsi="Times New Roman" w:cs="Times New Roman"/>
          <w:sz w:val="24"/>
          <w:szCs w:val="24"/>
        </w:rPr>
        <w:t>verage coordination number and distance of the first coordination shell of Ln complexes</w:t>
      </w:r>
      <w:r w:rsidR="00DC71CD">
        <w:rPr>
          <w:rFonts w:ascii="Times New Roman" w:hAnsi="Times New Roman" w:cs="Times New Roman"/>
          <w:sz w:val="24"/>
          <w:szCs w:val="24"/>
        </w:rPr>
        <w:t xml:space="preserve"> seen in Figure 2 could </w:t>
      </w:r>
      <w:r w:rsidR="004B642E">
        <w:rPr>
          <w:rFonts w:ascii="Times New Roman" w:hAnsi="Times New Roman" w:cs="Times New Roman"/>
          <w:sz w:val="24"/>
          <w:szCs w:val="24"/>
        </w:rPr>
        <w:t>reflect</w:t>
      </w:r>
      <w:r w:rsidR="00DC71CD">
        <w:rPr>
          <w:rFonts w:ascii="Times New Roman" w:hAnsi="Times New Roman" w:cs="Times New Roman"/>
          <w:sz w:val="24"/>
          <w:szCs w:val="24"/>
        </w:rPr>
        <w:t xml:space="preserve"> such inaccuracies causing large noises in the data</w:t>
      </w:r>
      <w:r w:rsidR="004B642E">
        <w:rPr>
          <w:rFonts w:ascii="Times New Roman" w:hAnsi="Times New Roman" w:cs="Times New Roman"/>
          <w:sz w:val="24"/>
          <w:szCs w:val="24"/>
        </w:rPr>
        <w:t xml:space="preserve"> trendline</w:t>
      </w:r>
      <w:r w:rsidR="00DC71CD">
        <w:rPr>
          <w:rFonts w:ascii="Times New Roman" w:hAnsi="Times New Roman" w:cs="Times New Roman"/>
          <w:sz w:val="24"/>
          <w:szCs w:val="24"/>
        </w:rPr>
        <w:t>.</w:t>
      </w:r>
      <w:r w:rsidR="00521628">
        <w:rPr>
          <w:rFonts w:ascii="Times New Roman" w:hAnsi="Times New Roman" w:cs="Times New Roman"/>
          <w:sz w:val="24"/>
          <w:szCs w:val="24"/>
        </w:rPr>
        <w:t xml:space="preserve"> </w:t>
      </w:r>
      <w:r w:rsidR="004B642E">
        <w:rPr>
          <w:rFonts w:ascii="Times New Roman" w:hAnsi="Times New Roman" w:cs="Times New Roman"/>
          <w:sz w:val="24"/>
          <w:szCs w:val="24"/>
        </w:rPr>
        <w:t>On one hand, we think that the average trend should still stand and be useful, assuming that the majority of the structures reported in CSD are good</w:t>
      </w:r>
      <w:r w:rsidR="00521628">
        <w:rPr>
          <w:rFonts w:ascii="Times New Roman" w:hAnsi="Times New Roman" w:cs="Times New Roman"/>
          <w:sz w:val="24"/>
          <w:szCs w:val="24"/>
        </w:rPr>
        <w:t xml:space="preserve"> (our analysis of the R-factor indicates that the overwhelming majority of the structures have relatively high quality with R &lt; 0.10, as shown in Figure R2)</w:t>
      </w:r>
      <w:r w:rsidR="004B642E">
        <w:rPr>
          <w:rFonts w:ascii="Times New Roman" w:hAnsi="Times New Roman" w:cs="Times New Roman"/>
          <w:sz w:val="24"/>
          <w:szCs w:val="24"/>
        </w:rPr>
        <w:t xml:space="preserve">; on the other hand, there is a need to use quantum chemical methods such as density functional theory to check and confirm the accuracies of the complex structures in CSD. This will be an important and time-consuming future task to build high-quality structural database for Ln-complexes. In addition, high-throughput automatic structure generation and </w:t>
      </w:r>
      <w:r>
        <w:rPr>
          <w:rFonts w:ascii="Times New Roman" w:hAnsi="Times New Roman" w:cs="Times New Roman"/>
          <w:sz w:val="24"/>
          <w:szCs w:val="24"/>
        </w:rPr>
        <w:t xml:space="preserve">geometry </w:t>
      </w:r>
      <w:r w:rsidR="004B642E">
        <w:rPr>
          <w:rFonts w:ascii="Times New Roman" w:hAnsi="Times New Roman" w:cs="Times New Roman"/>
          <w:sz w:val="24"/>
          <w:szCs w:val="24"/>
        </w:rPr>
        <w:t xml:space="preserve">optimization would accelerate such database-building efforts; the recent work by Yang and coworkers </w:t>
      </w:r>
      <w:r w:rsidR="008C2865">
        <w:rPr>
          <w:rFonts w:ascii="Times New Roman" w:hAnsi="Times New Roman" w:cs="Times New Roman"/>
          <w:sz w:val="24"/>
          <w:szCs w:val="24"/>
        </w:rPr>
        <w:t xml:space="preserve">is </w:t>
      </w:r>
      <w:r w:rsidR="004B642E">
        <w:rPr>
          <w:rFonts w:ascii="Times New Roman" w:hAnsi="Times New Roman" w:cs="Times New Roman"/>
          <w:sz w:val="24"/>
          <w:szCs w:val="24"/>
        </w:rPr>
        <w:t>an excellent example.</w:t>
      </w:r>
    </w:p>
    <w:p w14:paraId="6CC1C1AB" w14:textId="77777777" w:rsidR="00633A70" w:rsidRPr="00DB7468" w:rsidRDefault="00633A70" w:rsidP="008C2865">
      <w:pPr>
        <w:spacing w:line="360" w:lineRule="auto"/>
        <w:jc w:val="both"/>
        <w:rPr>
          <w:rFonts w:ascii="Times New Roman" w:hAnsi="Times New Roman" w:cs="Times New Roman"/>
          <w:b/>
          <w:bCs/>
          <w:sz w:val="24"/>
          <w:szCs w:val="24"/>
        </w:rPr>
      </w:pPr>
      <w:r w:rsidRPr="00DB7468">
        <w:rPr>
          <w:rFonts w:ascii="Times New Roman" w:hAnsi="Times New Roman" w:cs="Times New Roman"/>
          <w:b/>
          <w:bCs/>
          <w:sz w:val="24"/>
          <w:szCs w:val="24"/>
        </w:rPr>
        <w:t>Conclusion</w:t>
      </w:r>
    </w:p>
    <w:p w14:paraId="6EDC12B3" w14:textId="3A42DE39" w:rsidR="004545E6" w:rsidRPr="00020B8D" w:rsidRDefault="007C17E5" w:rsidP="007931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work we </w:t>
      </w:r>
      <w:r w:rsidR="004C7A0B">
        <w:rPr>
          <w:rFonts w:ascii="Times New Roman" w:hAnsi="Times New Roman" w:cs="Times New Roman"/>
          <w:sz w:val="24"/>
          <w:szCs w:val="24"/>
        </w:rPr>
        <w:t xml:space="preserve">have analyzed </w:t>
      </w:r>
      <w:r>
        <w:rPr>
          <w:rFonts w:ascii="Times New Roman" w:hAnsi="Times New Roman" w:cs="Times New Roman"/>
          <w:sz w:val="24"/>
          <w:szCs w:val="24"/>
        </w:rPr>
        <w:t xml:space="preserve">the currently available structures of </w:t>
      </w:r>
      <w:r w:rsidRPr="00DB7468">
        <w:rPr>
          <w:rFonts w:ascii="Times New Roman" w:hAnsi="Times New Roman" w:cs="Times New Roman"/>
          <w:sz w:val="24"/>
          <w:szCs w:val="24"/>
        </w:rPr>
        <w:t>lanthanide</w:t>
      </w:r>
      <w:r>
        <w:rPr>
          <w:rFonts w:ascii="Times New Roman" w:hAnsi="Times New Roman" w:cs="Times New Roman"/>
          <w:sz w:val="24"/>
          <w:szCs w:val="24"/>
        </w:rPr>
        <w:t xml:space="preserve"> complexes </w:t>
      </w:r>
      <w:r w:rsidR="004C7A0B">
        <w:rPr>
          <w:rFonts w:ascii="Times New Roman" w:hAnsi="Times New Roman" w:cs="Times New Roman"/>
          <w:sz w:val="24"/>
          <w:szCs w:val="24"/>
        </w:rPr>
        <w:t>in the</w:t>
      </w:r>
      <w:r w:rsidR="004C7A0B" w:rsidRPr="00DB7468">
        <w:rPr>
          <w:rFonts w:ascii="Times New Roman" w:hAnsi="Times New Roman" w:cs="Times New Roman"/>
          <w:sz w:val="24"/>
          <w:szCs w:val="24"/>
        </w:rPr>
        <w:t xml:space="preserve"> Cambridge Structural Database</w:t>
      </w:r>
      <w:r w:rsidR="004C7A0B">
        <w:rPr>
          <w:rFonts w:ascii="Times New Roman" w:hAnsi="Times New Roman" w:cs="Times New Roman"/>
          <w:sz w:val="24"/>
          <w:szCs w:val="24"/>
        </w:rPr>
        <w:t xml:space="preserve"> (CSD)</w:t>
      </w:r>
      <w:r w:rsidR="004C7A0B" w:rsidRPr="00DB7468">
        <w:rPr>
          <w:rFonts w:ascii="Times New Roman" w:hAnsi="Times New Roman" w:cs="Times New Roman"/>
          <w:sz w:val="24"/>
          <w:szCs w:val="24"/>
        </w:rPr>
        <w:t xml:space="preserve"> </w:t>
      </w:r>
      <w:r w:rsidR="004C7A0B">
        <w:rPr>
          <w:rFonts w:ascii="Times New Roman" w:hAnsi="Times New Roman" w:cs="Times New Roman"/>
          <w:sz w:val="24"/>
          <w:szCs w:val="24"/>
        </w:rPr>
        <w:t>in terms of</w:t>
      </w:r>
      <w:r>
        <w:rPr>
          <w:rFonts w:ascii="Times New Roman" w:hAnsi="Times New Roman" w:cs="Times New Roman"/>
          <w:sz w:val="24"/>
          <w:szCs w:val="24"/>
        </w:rPr>
        <w:t xml:space="preserve"> the coordination shell</w:t>
      </w:r>
      <w:r w:rsidR="004C7A0B">
        <w:rPr>
          <w:rFonts w:ascii="Times New Roman" w:hAnsi="Times New Roman" w:cs="Times New Roman"/>
          <w:sz w:val="24"/>
          <w:szCs w:val="24"/>
        </w:rPr>
        <w:t>,</w:t>
      </w:r>
      <w:r>
        <w:rPr>
          <w:rFonts w:ascii="Times New Roman" w:hAnsi="Times New Roman" w:cs="Times New Roman"/>
          <w:sz w:val="24"/>
          <w:szCs w:val="24"/>
        </w:rPr>
        <w:t xml:space="preserve"> </w:t>
      </w:r>
      <w:r w:rsidR="000B46FE">
        <w:rPr>
          <w:rFonts w:ascii="Times New Roman" w:hAnsi="Times New Roman" w:cs="Times New Roman"/>
          <w:sz w:val="24"/>
          <w:szCs w:val="24"/>
        </w:rPr>
        <w:t xml:space="preserve">donor type, </w:t>
      </w:r>
      <w:r>
        <w:rPr>
          <w:rFonts w:ascii="Times New Roman" w:hAnsi="Times New Roman" w:cs="Times New Roman"/>
          <w:sz w:val="24"/>
          <w:szCs w:val="24"/>
        </w:rPr>
        <w:t>ligand</w:t>
      </w:r>
      <w:r w:rsidR="00020B8D">
        <w:rPr>
          <w:rFonts w:ascii="Times New Roman" w:hAnsi="Times New Roman" w:cs="Times New Roman"/>
          <w:sz w:val="24"/>
          <w:szCs w:val="24"/>
        </w:rPr>
        <w:t xml:space="preserve"> type</w:t>
      </w:r>
      <w:r w:rsidR="001D6BF4">
        <w:rPr>
          <w:rFonts w:ascii="Times New Roman" w:hAnsi="Times New Roman" w:cs="Times New Roman"/>
          <w:sz w:val="24"/>
          <w:szCs w:val="24"/>
        </w:rPr>
        <w:t xml:space="preserve">, denticity, and commercial </w:t>
      </w:r>
      <w:proofErr w:type="spellStart"/>
      <w:r w:rsidR="001D6BF4">
        <w:rPr>
          <w:rFonts w:ascii="Times New Roman" w:hAnsi="Times New Roman" w:cs="Times New Roman"/>
          <w:sz w:val="24"/>
          <w:szCs w:val="24"/>
        </w:rPr>
        <w:t>complexant</w:t>
      </w:r>
      <w:proofErr w:type="spellEnd"/>
      <w:r w:rsidR="004C7A0B">
        <w:rPr>
          <w:rFonts w:ascii="Times New Roman" w:hAnsi="Times New Roman" w:cs="Times New Roman"/>
          <w:sz w:val="24"/>
          <w:szCs w:val="24"/>
        </w:rPr>
        <w:t xml:space="preserve">, </w:t>
      </w:r>
      <w:r>
        <w:rPr>
          <w:rFonts w:ascii="Times New Roman" w:hAnsi="Times New Roman" w:cs="Times New Roman"/>
          <w:sz w:val="24"/>
          <w:szCs w:val="24"/>
        </w:rPr>
        <w:t xml:space="preserve">from the perspective of rare-earth separations. </w:t>
      </w:r>
      <w:r w:rsidR="001B73CC">
        <w:rPr>
          <w:rFonts w:ascii="Times New Roman" w:hAnsi="Times New Roman" w:cs="Times New Roman"/>
          <w:sz w:val="24"/>
          <w:szCs w:val="24"/>
        </w:rPr>
        <w:t>We found that the average coordination number decreases from 9.1 for La to 7.</w:t>
      </w:r>
      <w:r w:rsidR="008A3B36">
        <w:rPr>
          <w:rFonts w:ascii="Times New Roman" w:hAnsi="Times New Roman" w:cs="Times New Roman" w:hint="eastAsia"/>
          <w:sz w:val="24"/>
          <w:szCs w:val="24"/>
        </w:rPr>
        <w:t>8</w:t>
      </w:r>
      <w:r w:rsidR="001B73CC">
        <w:rPr>
          <w:rFonts w:ascii="Times New Roman" w:hAnsi="Times New Roman" w:cs="Times New Roman"/>
          <w:sz w:val="24"/>
          <w:szCs w:val="24"/>
        </w:rPr>
        <w:t xml:space="preserve"> for Lu while the average donor-to-metal distance of the first coordination shell decreases from 2.62 to 2.41 </w:t>
      </w:r>
      <w:r w:rsidR="001B73CC" w:rsidRPr="00DB7468">
        <w:rPr>
          <w:rFonts w:ascii="Times New Roman" w:hAnsi="Times New Roman" w:cs="Times New Roman"/>
          <w:sz w:val="24"/>
          <w:szCs w:val="24"/>
        </w:rPr>
        <w:t>Å</w:t>
      </w:r>
      <w:r w:rsidR="001B73CC">
        <w:rPr>
          <w:rFonts w:ascii="Times New Roman" w:hAnsi="Times New Roman" w:cs="Times New Roman"/>
          <w:sz w:val="24"/>
          <w:szCs w:val="24"/>
        </w:rPr>
        <w:t xml:space="preserve">. In the first coordination shell, O donors are most popular, followed by C and N donors. There are about 2000 complex structures with commercial </w:t>
      </w:r>
      <w:proofErr w:type="spellStart"/>
      <w:r w:rsidR="00997856">
        <w:rPr>
          <w:rFonts w:ascii="Times New Roman" w:hAnsi="Times New Roman" w:cs="Times New Roman"/>
          <w:sz w:val="24"/>
          <w:szCs w:val="24"/>
        </w:rPr>
        <w:t>complexants</w:t>
      </w:r>
      <w:proofErr w:type="spellEnd"/>
      <w:r w:rsidR="001B73CC">
        <w:rPr>
          <w:rFonts w:ascii="Times New Roman" w:hAnsi="Times New Roman" w:cs="Times New Roman"/>
          <w:sz w:val="24"/>
          <w:szCs w:val="24"/>
        </w:rPr>
        <w:t>, among which phosphoric acid ligands</w:t>
      </w:r>
      <w:r w:rsidR="00BE1B60">
        <w:rPr>
          <w:rFonts w:ascii="Times New Roman" w:hAnsi="Times New Roman" w:cs="Times New Roman"/>
          <w:sz w:val="24"/>
          <w:szCs w:val="24"/>
        </w:rPr>
        <w:t xml:space="preserve"> are most popular (66%)</w:t>
      </w:r>
      <w:r w:rsidR="001B73CC">
        <w:rPr>
          <w:rFonts w:ascii="Times New Roman" w:hAnsi="Times New Roman" w:cs="Times New Roman"/>
          <w:sz w:val="24"/>
          <w:szCs w:val="24"/>
        </w:rPr>
        <w:t xml:space="preserve">, followed by </w:t>
      </w:r>
      <w:proofErr w:type="spellStart"/>
      <w:r w:rsidR="001B73CC">
        <w:rPr>
          <w:rFonts w:ascii="Times New Roman" w:hAnsi="Times New Roman" w:cs="Times New Roman"/>
          <w:sz w:val="24"/>
          <w:szCs w:val="24"/>
        </w:rPr>
        <w:t>versatic</w:t>
      </w:r>
      <w:proofErr w:type="spellEnd"/>
      <w:r w:rsidR="001B73CC">
        <w:rPr>
          <w:rFonts w:ascii="Times New Roman" w:hAnsi="Times New Roman" w:cs="Times New Roman"/>
          <w:sz w:val="24"/>
          <w:szCs w:val="24"/>
        </w:rPr>
        <w:t xml:space="preserve"> acids (</w:t>
      </w:r>
      <w:r w:rsidR="00BE1B60">
        <w:rPr>
          <w:rFonts w:ascii="Times New Roman" w:hAnsi="Times New Roman" w:cs="Times New Roman"/>
          <w:sz w:val="24"/>
          <w:szCs w:val="24"/>
        </w:rPr>
        <w:t xml:space="preserve">25%). Interestingly, 1721 structures </w:t>
      </w:r>
      <w:r w:rsidR="00997856">
        <w:rPr>
          <w:rFonts w:ascii="Times New Roman" w:hAnsi="Times New Roman" w:cs="Times New Roman"/>
          <w:sz w:val="24"/>
          <w:szCs w:val="24"/>
        </w:rPr>
        <w:t>incorporate</w:t>
      </w:r>
      <w:r w:rsidR="00BE1B60">
        <w:rPr>
          <w:rFonts w:ascii="Times New Roman" w:hAnsi="Times New Roman" w:cs="Times New Roman"/>
          <w:sz w:val="24"/>
          <w:szCs w:val="24"/>
        </w:rPr>
        <w:t xml:space="preserve"> </w:t>
      </w:r>
      <w:r w:rsidR="000B46FE">
        <w:rPr>
          <w:rFonts w:ascii="Times New Roman" w:hAnsi="Times New Roman" w:cs="Times New Roman"/>
          <w:sz w:val="24"/>
          <w:szCs w:val="24"/>
        </w:rPr>
        <w:t xml:space="preserve">the </w:t>
      </w:r>
      <w:proofErr w:type="spellStart"/>
      <w:r w:rsidR="00BE1B60">
        <w:rPr>
          <w:rFonts w:ascii="Times New Roman" w:hAnsi="Times New Roman" w:cs="Times New Roman"/>
          <w:sz w:val="24"/>
          <w:szCs w:val="24"/>
        </w:rPr>
        <w:t>phen</w:t>
      </w:r>
      <w:proofErr w:type="spellEnd"/>
      <w:r w:rsidR="00BE1B60">
        <w:rPr>
          <w:rFonts w:ascii="Times New Roman" w:hAnsi="Times New Roman" w:cs="Times New Roman"/>
          <w:sz w:val="24"/>
          <w:szCs w:val="24"/>
        </w:rPr>
        <w:t xml:space="preserve"> ligand and over 70%</w:t>
      </w:r>
      <w:r w:rsidR="001B73CC">
        <w:rPr>
          <w:rFonts w:ascii="Times New Roman" w:hAnsi="Times New Roman" w:cs="Times New Roman"/>
          <w:sz w:val="24"/>
          <w:szCs w:val="24"/>
        </w:rPr>
        <w:t xml:space="preserve"> </w:t>
      </w:r>
      <w:r w:rsidR="00BE1B60">
        <w:rPr>
          <w:rFonts w:ascii="Times New Roman" w:hAnsi="Times New Roman" w:cs="Times New Roman"/>
          <w:sz w:val="24"/>
          <w:szCs w:val="24"/>
        </w:rPr>
        <w:t xml:space="preserve">of them </w:t>
      </w:r>
      <w:r w:rsidR="00997856">
        <w:rPr>
          <w:rFonts w:ascii="Times New Roman" w:hAnsi="Times New Roman" w:cs="Times New Roman"/>
          <w:sz w:val="24"/>
          <w:szCs w:val="24"/>
        </w:rPr>
        <w:t xml:space="preserve">have </w:t>
      </w:r>
      <w:r w:rsidR="00BE1B60">
        <w:rPr>
          <w:rFonts w:ascii="Times New Roman" w:hAnsi="Times New Roman" w:cs="Times New Roman"/>
          <w:sz w:val="24"/>
          <w:szCs w:val="24"/>
        </w:rPr>
        <w:t xml:space="preserve">1:1 </w:t>
      </w:r>
      <w:proofErr w:type="spellStart"/>
      <w:r w:rsidR="00BE1B60">
        <w:rPr>
          <w:rFonts w:ascii="Times New Roman" w:hAnsi="Times New Roman" w:cs="Times New Roman"/>
          <w:sz w:val="24"/>
          <w:szCs w:val="24"/>
        </w:rPr>
        <w:t>phen</w:t>
      </w:r>
      <w:proofErr w:type="spellEnd"/>
      <w:r w:rsidR="00997856">
        <w:rPr>
          <w:rFonts w:ascii="Times New Roman" w:hAnsi="Times New Roman" w:cs="Times New Roman"/>
          <w:sz w:val="24"/>
          <w:szCs w:val="24"/>
        </w:rPr>
        <w:t>-</w:t>
      </w:r>
      <w:r w:rsidR="00BE1B60">
        <w:rPr>
          <w:rFonts w:ascii="Times New Roman" w:hAnsi="Times New Roman" w:cs="Times New Roman"/>
          <w:sz w:val="24"/>
          <w:szCs w:val="24"/>
        </w:rPr>
        <w:t xml:space="preserve">Ln ratio. These structural insights into </w:t>
      </w:r>
      <w:r w:rsidR="00BE1B60" w:rsidRPr="00DB7468">
        <w:rPr>
          <w:rFonts w:ascii="Times New Roman" w:hAnsi="Times New Roman" w:cs="Times New Roman"/>
          <w:sz w:val="24"/>
          <w:szCs w:val="24"/>
        </w:rPr>
        <w:t xml:space="preserve">lanthanide coordination chemistry </w:t>
      </w:r>
      <w:r w:rsidR="00BE1B60">
        <w:rPr>
          <w:rFonts w:ascii="Times New Roman" w:hAnsi="Times New Roman" w:cs="Times New Roman"/>
          <w:sz w:val="24"/>
          <w:szCs w:val="24"/>
        </w:rPr>
        <w:t>will be useful for further data-driven approaches for structure-based design of new ligands for separation of lanthanides</w:t>
      </w:r>
      <w:r w:rsidRPr="00DB7468">
        <w:rPr>
          <w:rFonts w:ascii="Times New Roman" w:hAnsi="Times New Roman" w:cs="Times New Roman"/>
          <w:sz w:val="24"/>
          <w:szCs w:val="24"/>
        </w:rPr>
        <w:t>.</w:t>
      </w:r>
    </w:p>
    <w:p w14:paraId="2E77A96B" w14:textId="77777777" w:rsidR="007C17E5" w:rsidRPr="00020B8D" w:rsidRDefault="007C17E5" w:rsidP="000B46FE">
      <w:pPr>
        <w:spacing w:line="360" w:lineRule="auto"/>
        <w:rPr>
          <w:rFonts w:ascii="Times New Roman" w:eastAsia="Times New Roman" w:hAnsi="Times New Roman" w:cs="Times New Roman"/>
          <w:b/>
          <w:color w:val="000000"/>
          <w:sz w:val="24"/>
          <w:szCs w:val="24"/>
        </w:rPr>
      </w:pPr>
      <w:r w:rsidRPr="00020B8D">
        <w:rPr>
          <w:rFonts w:ascii="Times New Roman" w:eastAsia="Times New Roman" w:hAnsi="Times New Roman" w:cs="Times New Roman"/>
          <w:b/>
          <w:color w:val="000000"/>
          <w:sz w:val="24"/>
          <w:szCs w:val="24"/>
        </w:rPr>
        <w:t>Acknowledgments</w:t>
      </w:r>
    </w:p>
    <w:p w14:paraId="412051A1" w14:textId="383A3512" w:rsidR="005C1FBD" w:rsidRDefault="007C17E5" w:rsidP="00020B8D">
      <w:pPr>
        <w:spacing w:line="360" w:lineRule="auto"/>
        <w:jc w:val="both"/>
        <w:rPr>
          <w:rFonts w:ascii="Times New Roman" w:eastAsia="Times New Roman" w:hAnsi="Times New Roman" w:cs="Times New Roman"/>
          <w:color w:val="000000"/>
          <w:sz w:val="24"/>
          <w:szCs w:val="24"/>
        </w:rPr>
      </w:pPr>
      <w:r w:rsidRPr="00020B8D">
        <w:rPr>
          <w:rFonts w:ascii="Times New Roman" w:eastAsia="Times New Roman" w:hAnsi="Times New Roman" w:cs="Times New Roman"/>
          <w:color w:val="000000"/>
          <w:sz w:val="24"/>
          <w:szCs w:val="24"/>
        </w:rPr>
        <w:lastRenderedPageBreak/>
        <w:t>This material is based upon work supported by the U.S. Department of Energy, Office of Science, Office of Basic Energy Sciences, Separation Science program and Materials Chemistry program under Award Number DE-SC00ERKCG21.</w:t>
      </w:r>
    </w:p>
    <w:p w14:paraId="0ECF530C" w14:textId="0E60E862" w:rsidR="00BE2B7C" w:rsidRPr="00B024E9" w:rsidRDefault="00B024E9" w:rsidP="00793174">
      <w:pPr>
        <w:spacing w:line="360" w:lineRule="auto"/>
        <w:jc w:val="both"/>
        <w:rPr>
          <w:rFonts w:ascii="Times New Roman" w:hAnsi="Times New Roman" w:cs="Times New Roman"/>
          <w:b/>
          <w:bCs/>
          <w:sz w:val="24"/>
          <w:szCs w:val="24"/>
        </w:rPr>
      </w:pPr>
      <w:r w:rsidRPr="00B024E9">
        <w:rPr>
          <w:rFonts w:ascii="Times New Roman" w:hAnsi="Times New Roman" w:cs="Times New Roman"/>
          <w:b/>
          <w:bCs/>
          <w:sz w:val="24"/>
          <w:szCs w:val="24"/>
        </w:rPr>
        <w:t>Data and Software Availability</w:t>
      </w:r>
    </w:p>
    <w:p w14:paraId="2062ADEC" w14:textId="1F0826AD" w:rsidR="00B024E9" w:rsidRDefault="00B024E9" w:rsidP="007931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scripts used within the CSD Python API and the resulting datasets from CSD associated with the figures in the text can be found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hyperlink r:id="rId20" w:history="1">
        <w:r w:rsidRPr="00FB2B73">
          <w:rPr>
            <w:rStyle w:val="Hyperlink"/>
            <w:rFonts w:ascii="Times New Roman" w:hAnsi="Times New Roman" w:cs="Times New Roman"/>
            <w:sz w:val="24"/>
            <w:szCs w:val="24"/>
          </w:rPr>
          <w:t>https://github.com/sheinlee/Ln-coordination-insights</w:t>
        </w:r>
      </w:hyperlink>
      <w:r>
        <w:rPr>
          <w:rFonts w:ascii="Times New Roman" w:hAnsi="Times New Roman" w:cs="Times New Roman"/>
          <w:sz w:val="24"/>
          <w:szCs w:val="24"/>
        </w:rPr>
        <w:t xml:space="preserve">) </w:t>
      </w:r>
    </w:p>
    <w:p w14:paraId="378D6C8F" w14:textId="42013847" w:rsidR="00BE2B7C" w:rsidRPr="00445E9E" w:rsidRDefault="007C17E5">
      <w:pPr>
        <w:tabs>
          <w:tab w:val="right" w:pos="9360"/>
        </w:tabs>
        <w:spacing w:line="360" w:lineRule="auto"/>
        <w:jc w:val="both"/>
        <w:rPr>
          <w:rFonts w:ascii="Times New Roman" w:hAnsi="Times New Roman" w:cs="Times New Roman"/>
          <w:b/>
          <w:bCs/>
          <w:sz w:val="24"/>
          <w:szCs w:val="24"/>
        </w:rPr>
        <w:pPrChange w:id="1" w:author="Li, Shicheng" w:date="2024-05-09T13:24:00Z">
          <w:pPr>
            <w:spacing w:line="360" w:lineRule="auto"/>
            <w:jc w:val="both"/>
          </w:pPr>
        </w:pPrChange>
      </w:pPr>
      <w:r w:rsidRPr="00445E9E">
        <w:rPr>
          <w:rFonts w:ascii="Times New Roman" w:hAnsi="Times New Roman" w:cs="Times New Roman"/>
          <w:b/>
          <w:bCs/>
          <w:sz w:val="24"/>
          <w:szCs w:val="24"/>
        </w:rPr>
        <w:t>References</w:t>
      </w:r>
      <w:ins w:id="2" w:author="Li, Shicheng" w:date="2024-05-09T13:24:00Z">
        <w:r w:rsidR="00B2559A">
          <w:rPr>
            <w:rFonts w:ascii="Times New Roman" w:hAnsi="Times New Roman" w:cs="Times New Roman"/>
            <w:b/>
            <w:bCs/>
            <w:sz w:val="24"/>
            <w:szCs w:val="24"/>
          </w:rPr>
          <w:tab/>
        </w:r>
      </w:ins>
    </w:p>
    <w:p w14:paraId="28780F44" w14:textId="4776DBA1" w:rsidR="004D5131" w:rsidRPr="00DB7468" w:rsidRDefault="004D5131" w:rsidP="003517F9">
      <w:pPr>
        <w:rPr>
          <w:rFonts w:ascii="Times New Roman" w:hAnsi="Times New Roman" w:cs="Times New Roman"/>
          <w:sz w:val="24"/>
          <w:szCs w:val="24"/>
        </w:rPr>
      </w:pPr>
    </w:p>
    <w:sectPr w:rsidR="004D5131" w:rsidRPr="00DB7468" w:rsidSect="00BB0BCA">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4048F" w14:textId="77777777" w:rsidR="00266E10" w:rsidRDefault="00266E10" w:rsidP="00E30CE6">
      <w:pPr>
        <w:spacing w:after="0" w:line="240" w:lineRule="auto"/>
      </w:pPr>
      <w:r>
        <w:separator/>
      </w:r>
    </w:p>
  </w:endnote>
  <w:endnote w:type="continuationSeparator" w:id="0">
    <w:p w14:paraId="480DB961" w14:textId="77777777" w:rsidR="00266E10" w:rsidRDefault="00266E10" w:rsidP="00E30CE6">
      <w:pPr>
        <w:spacing w:after="0" w:line="240" w:lineRule="auto"/>
      </w:pPr>
      <w:r>
        <w:continuationSeparator/>
      </w:r>
    </w:p>
  </w:endnote>
  <w:endnote w:type="continuationNotice" w:id="1">
    <w:p w14:paraId="42B66A6B" w14:textId="77777777" w:rsidR="00266E10" w:rsidRDefault="00266E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Sylfae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9336794"/>
      <w:docPartObj>
        <w:docPartGallery w:val="Page Numbers (Bottom of Page)"/>
        <w:docPartUnique/>
      </w:docPartObj>
    </w:sdtPr>
    <w:sdtContent>
      <w:p w14:paraId="568A66EF" w14:textId="6F33417D" w:rsidR="00830AB4" w:rsidRDefault="00830AB4" w:rsidP="004C71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5E73BA" w14:textId="77777777" w:rsidR="00830AB4" w:rsidRDefault="00830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846BC" w14:textId="77777777" w:rsidR="00830AB4" w:rsidRDefault="00830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C4B31" w14:textId="77777777" w:rsidR="002E72B8" w:rsidRDefault="002E7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FD5C2" w14:textId="77777777" w:rsidR="00266E10" w:rsidRDefault="00266E10" w:rsidP="00E30CE6">
      <w:pPr>
        <w:spacing w:after="0" w:line="240" w:lineRule="auto"/>
      </w:pPr>
      <w:r>
        <w:separator/>
      </w:r>
    </w:p>
  </w:footnote>
  <w:footnote w:type="continuationSeparator" w:id="0">
    <w:p w14:paraId="3F38A590" w14:textId="77777777" w:rsidR="00266E10" w:rsidRDefault="00266E10" w:rsidP="00E30CE6">
      <w:pPr>
        <w:spacing w:after="0" w:line="240" w:lineRule="auto"/>
      </w:pPr>
      <w:r>
        <w:continuationSeparator/>
      </w:r>
    </w:p>
  </w:footnote>
  <w:footnote w:type="continuationNotice" w:id="1">
    <w:p w14:paraId="229DB391" w14:textId="77777777" w:rsidR="00266E10" w:rsidRDefault="00266E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7CC2A" w14:textId="77777777" w:rsidR="002E72B8" w:rsidRDefault="002E72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086D7" w14:textId="77777777" w:rsidR="002E72B8" w:rsidRDefault="002E72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041D5" w14:textId="77777777" w:rsidR="002E72B8" w:rsidRDefault="002E72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3B3A7B"/>
    <w:multiLevelType w:val="hybridMultilevel"/>
    <w:tmpl w:val="87006FB8"/>
    <w:lvl w:ilvl="0" w:tplc="59D6F964">
      <w:start w:val="1"/>
      <w:numFmt w:val="bullet"/>
      <w:lvlText w:val="•"/>
      <w:lvlJc w:val="left"/>
      <w:pPr>
        <w:tabs>
          <w:tab w:val="num" w:pos="720"/>
        </w:tabs>
        <w:ind w:left="720" w:hanging="360"/>
      </w:pPr>
      <w:rPr>
        <w:rFonts w:ascii="Arial" w:hAnsi="Arial" w:hint="default"/>
      </w:rPr>
    </w:lvl>
    <w:lvl w:ilvl="1" w:tplc="3320DB8E" w:tentative="1">
      <w:start w:val="1"/>
      <w:numFmt w:val="bullet"/>
      <w:lvlText w:val="•"/>
      <w:lvlJc w:val="left"/>
      <w:pPr>
        <w:tabs>
          <w:tab w:val="num" w:pos="1440"/>
        </w:tabs>
        <w:ind w:left="1440" w:hanging="360"/>
      </w:pPr>
      <w:rPr>
        <w:rFonts w:ascii="Arial" w:hAnsi="Arial" w:hint="default"/>
      </w:rPr>
    </w:lvl>
    <w:lvl w:ilvl="2" w:tplc="879ABC42" w:tentative="1">
      <w:start w:val="1"/>
      <w:numFmt w:val="bullet"/>
      <w:lvlText w:val="•"/>
      <w:lvlJc w:val="left"/>
      <w:pPr>
        <w:tabs>
          <w:tab w:val="num" w:pos="2160"/>
        </w:tabs>
        <w:ind w:left="2160" w:hanging="360"/>
      </w:pPr>
      <w:rPr>
        <w:rFonts w:ascii="Arial" w:hAnsi="Arial" w:hint="default"/>
      </w:rPr>
    </w:lvl>
    <w:lvl w:ilvl="3" w:tplc="CC487784" w:tentative="1">
      <w:start w:val="1"/>
      <w:numFmt w:val="bullet"/>
      <w:lvlText w:val="•"/>
      <w:lvlJc w:val="left"/>
      <w:pPr>
        <w:tabs>
          <w:tab w:val="num" w:pos="2880"/>
        </w:tabs>
        <w:ind w:left="2880" w:hanging="360"/>
      </w:pPr>
      <w:rPr>
        <w:rFonts w:ascii="Arial" w:hAnsi="Arial" w:hint="default"/>
      </w:rPr>
    </w:lvl>
    <w:lvl w:ilvl="4" w:tplc="6FD82356" w:tentative="1">
      <w:start w:val="1"/>
      <w:numFmt w:val="bullet"/>
      <w:lvlText w:val="•"/>
      <w:lvlJc w:val="left"/>
      <w:pPr>
        <w:tabs>
          <w:tab w:val="num" w:pos="3600"/>
        </w:tabs>
        <w:ind w:left="3600" w:hanging="360"/>
      </w:pPr>
      <w:rPr>
        <w:rFonts w:ascii="Arial" w:hAnsi="Arial" w:hint="default"/>
      </w:rPr>
    </w:lvl>
    <w:lvl w:ilvl="5" w:tplc="E29C3DC0" w:tentative="1">
      <w:start w:val="1"/>
      <w:numFmt w:val="bullet"/>
      <w:lvlText w:val="•"/>
      <w:lvlJc w:val="left"/>
      <w:pPr>
        <w:tabs>
          <w:tab w:val="num" w:pos="4320"/>
        </w:tabs>
        <w:ind w:left="4320" w:hanging="360"/>
      </w:pPr>
      <w:rPr>
        <w:rFonts w:ascii="Arial" w:hAnsi="Arial" w:hint="default"/>
      </w:rPr>
    </w:lvl>
    <w:lvl w:ilvl="6" w:tplc="8018ACCC" w:tentative="1">
      <w:start w:val="1"/>
      <w:numFmt w:val="bullet"/>
      <w:lvlText w:val="•"/>
      <w:lvlJc w:val="left"/>
      <w:pPr>
        <w:tabs>
          <w:tab w:val="num" w:pos="5040"/>
        </w:tabs>
        <w:ind w:left="5040" w:hanging="360"/>
      </w:pPr>
      <w:rPr>
        <w:rFonts w:ascii="Arial" w:hAnsi="Arial" w:hint="default"/>
      </w:rPr>
    </w:lvl>
    <w:lvl w:ilvl="7" w:tplc="ABBAB422" w:tentative="1">
      <w:start w:val="1"/>
      <w:numFmt w:val="bullet"/>
      <w:lvlText w:val="•"/>
      <w:lvlJc w:val="left"/>
      <w:pPr>
        <w:tabs>
          <w:tab w:val="num" w:pos="5760"/>
        </w:tabs>
        <w:ind w:left="5760" w:hanging="360"/>
      </w:pPr>
      <w:rPr>
        <w:rFonts w:ascii="Arial" w:hAnsi="Arial" w:hint="default"/>
      </w:rPr>
    </w:lvl>
    <w:lvl w:ilvl="8" w:tplc="F06633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5E17291"/>
    <w:multiLevelType w:val="hybridMultilevel"/>
    <w:tmpl w:val="D2D02008"/>
    <w:lvl w:ilvl="0" w:tplc="2F5EAFC6">
      <w:start w:val="1"/>
      <w:numFmt w:val="bullet"/>
      <w:lvlText w:val="•"/>
      <w:lvlJc w:val="left"/>
      <w:pPr>
        <w:tabs>
          <w:tab w:val="num" w:pos="720"/>
        </w:tabs>
        <w:ind w:left="720" w:hanging="360"/>
      </w:pPr>
      <w:rPr>
        <w:rFonts w:ascii="Arial" w:hAnsi="Arial" w:hint="default"/>
      </w:rPr>
    </w:lvl>
    <w:lvl w:ilvl="1" w:tplc="B196571C" w:tentative="1">
      <w:start w:val="1"/>
      <w:numFmt w:val="bullet"/>
      <w:lvlText w:val="•"/>
      <w:lvlJc w:val="left"/>
      <w:pPr>
        <w:tabs>
          <w:tab w:val="num" w:pos="1440"/>
        </w:tabs>
        <w:ind w:left="1440" w:hanging="360"/>
      </w:pPr>
      <w:rPr>
        <w:rFonts w:ascii="Arial" w:hAnsi="Arial" w:hint="default"/>
      </w:rPr>
    </w:lvl>
    <w:lvl w:ilvl="2" w:tplc="3F74929E" w:tentative="1">
      <w:start w:val="1"/>
      <w:numFmt w:val="bullet"/>
      <w:lvlText w:val="•"/>
      <w:lvlJc w:val="left"/>
      <w:pPr>
        <w:tabs>
          <w:tab w:val="num" w:pos="2160"/>
        </w:tabs>
        <w:ind w:left="2160" w:hanging="360"/>
      </w:pPr>
      <w:rPr>
        <w:rFonts w:ascii="Arial" w:hAnsi="Arial" w:hint="default"/>
      </w:rPr>
    </w:lvl>
    <w:lvl w:ilvl="3" w:tplc="303E4B68" w:tentative="1">
      <w:start w:val="1"/>
      <w:numFmt w:val="bullet"/>
      <w:lvlText w:val="•"/>
      <w:lvlJc w:val="left"/>
      <w:pPr>
        <w:tabs>
          <w:tab w:val="num" w:pos="2880"/>
        </w:tabs>
        <w:ind w:left="2880" w:hanging="360"/>
      </w:pPr>
      <w:rPr>
        <w:rFonts w:ascii="Arial" w:hAnsi="Arial" w:hint="default"/>
      </w:rPr>
    </w:lvl>
    <w:lvl w:ilvl="4" w:tplc="6C20A608" w:tentative="1">
      <w:start w:val="1"/>
      <w:numFmt w:val="bullet"/>
      <w:lvlText w:val="•"/>
      <w:lvlJc w:val="left"/>
      <w:pPr>
        <w:tabs>
          <w:tab w:val="num" w:pos="3600"/>
        </w:tabs>
        <w:ind w:left="3600" w:hanging="360"/>
      </w:pPr>
      <w:rPr>
        <w:rFonts w:ascii="Arial" w:hAnsi="Arial" w:hint="default"/>
      </w:rPr>
    </w:lvl>
    <w:lvl w:ilvl="5" w:tplc="248802A0" w:tentative="1">
      <w:start w:val="1"/>
      <w:numFmt w:val="bullet"/>
      <w:lvlText w:val="•"/>
      <w:lvlJc w:val="left"/>
      <w:pPr>
        <w:tabs>
          <w:tab w:val="num" w:pos="4320"/>
        </w:tabs>
        <w:ind w:left="4320" w:hanging="360"/>
      </w:pPr>
      <w:rPr>
        <w:rFonts w:ascii="Arial" w:hAnsi="Arial" w:hint="default"/>
      </w:rPr>
    </w:lvl>
    <w:lvl w:ilvl="6" w:tplc="013A45D6" w:tentative="1">
      <w:start w:val="1"/>
      <w:numFmt w:val="bullet"/>
      <w:lvlText w:val="•"/>
      <w:lvlJc w:val="left"/>
      <w:pPr>
        <w:tabs>
          <w:tab w:val="num" w:pos="5040"/>
        </w:tabs>
        <w:ind w:left="5040" w:hanging="360"/>
      </w:pPr>
      <w:rPr>
        <w:rFonts w:ascii="Arial" w:hAnsi="Arial" w:hint="default"/>
      </w:rPr>
    </w:lvl>
    <w:lvl w:ilvl="7" w:tplc="753E321A" w:tentative="1">
      <w:start w:val="1"/>
      <w:numFmt w:val="bullet"/>
      <w:lvlText w:val="•"/>
      <w:lvlJc w:val="left"/>
      <w:pPr>
        <w:tabs>
          <w:tab w:val="num" w:pos="5760"/>
        </w:tabs>
        <w:ind w:left="5760" w:hanging="360"/>
      </w:pPr>
      <w:rPr>
        <w:rFonts w:ascii="Arial" w:hAnsi="Arial" w:hint="default"/>
      </w:rPr>
    </w:lvl>
    <w:lvl w:ilvl="8" w:tplc="75A4A4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D98407B"/>
    <w:multiLevelType w:val="hybridMultilevel"/>
    <w:tmpl w:val="BC266E70"/>
    <w:lvl w:ilvl="0" w:tplc="3148F150">
      <w:start w:val="1"/>
      <w:numFmt w:val="bullet"/>
      <w:lvlText w:val="•"/>
      <w:lvlJc w:val="left"/>
      <w:pPr>
        <w:tabs>
          <w:tab w:val="num" w:pos="720"/>
        </w:tabs>
        <w:ind w:left="720" w:hanging="360"/>
      </w:pPr>
      <w:rPr>
        <w:rFonts w:ascii="Arial" w:hAnsi="Arial" w:hint="default"/>
      </w:rPr>
    </w:lvl>
    <w:lvl w:ilvl="1" w:tplc="53740896" w:tentative="1">
      <w:start w:val="1"/>
      <w:numFmt w:val="bullet"/>
      <w:lvlText w:val="•"/>
      <w:lvlJc w:val="left"/>
      <w:pPr>
        <w:tabs>
          <w:tab w:val="num" w:pos="1440"/>
        </w:tabs>
        <w:ind w:left="1440" w:hanging="360"/>
      </w:pPr>
      <w:rPr>
        <w:rFonts w:ascii="Arial" w:hAnsi="Arial" w:hint="default"/>
      </w:rPr>
    </w:lvl>
    <w:lvl w:ilvl="2" w:tplc="E71C9C58" w:tentative="1">
      <w:start w:val="1"/>
      <w:numFmt w:val="bullet"/>
      <w:lvlText w:val="•"/>
      <w:lvlJc w:val="left"/>
      <w:pPr>
        <w:tabs>
          <w:tab w:val="num" w:pos="2160"/>
        </w:tabs>
        <w:ind w:left="2160" w:hanging="360"/>
      </w:pPr>
      <w:rPr>
        <w:rFonts w:ascii="Arial" w:hAnsi="Arial" w:hint="default"/>
      </w:rPr>
    </w:lvl>
    <w:lvl w:ilvl="3" w:tplc="65C6DF6E" w:tentative="1">
      <w:start w:val="1"/>
      <w:numFmt w:val="bullet"/>
      <w:lvlText w:val="•"/>
      <w:lvlJc w:val="left"/>
      <w:pPr>
        <w:tabs>
          <w:tab w:val="num" w:pos="2880"/>
        </w:tabs>
        <w:ind w:left="2880" w:hanging="360"/>
      </w:pPr>
      <w:rPr>
        <w:rFonts w:ascii="Arial" w:hAnsi="Arial" w:hint="default"/>
      </w:rPr>
    </w:lvl>
    <w:lvl w:ilvl="4" w:tplc="2E4C9C9C" w:tentative="1">
      <w:start w:val="1"/>
      <w:numFmt w:val="bullet"/>
      <w:lvlText w:val="•"/>
      <w:lvlJc w:val="left"/>
      <w:pPr>
        <w:tabs>
          <w:tab w:val="num" w:pos="3600"/>
        </w:tabs>
        <w:ind w:left="3600" w:hanging="360"/>
      </w:pPr>
      <w:rPr>
        <w:rFonts w:ascii="Arial" w:hAnsi="Arial" w:hint="default"/>
      </w:rPr>
    </w:lvl>
    <w:lvl w:ilvl="5" w:tplc="73B67FD2" w:tentative="1">
      <w:start w:val="1"/>
      <w:numFmt w:val="bullet"/>
      <w:lvlText w:val="•"/>
      <w:lvlJc w:val="left"/>
      <w:pPr>
        <w:tabs>
          <w:tab w:val="num" w:pos="4320"/>
        </w:tabs>
        <w:ind w:left="4320" w:hanging="360"/>
      </w:pPr>
      <w:rPr>
        <w:rFonts w:ascii="Arial" w:hAnsi="Arial" w:hint="default"/>
      </w:rPr>
    </w:lvl>
    <w:lvl w:ilvl="6" w:tplc="43B01316" w:tentative="1">
      <w:start w:val="1"/>
      <w:numFmt w:val="bullet"/>
      <w:lvlText w:val="•"/>
      <w:lvlJc w:val="left"/>
      <w:pPr>
        <w:tabs>
          <w:tab w:val="num" w:pos="5040"/>
        </w:tabs>
        <w:ind w:left="5040" w:hanging="360"/>
      </w:pPr>
      <w:rPr>
        <w:rFonts w:ascii="Arial" w:hAnsi="Arial" w:hint="default"/>
      </w:rPr>
    </w:lvl>
    <w:lvl w:ilvl="7" w:tplc="BB36832A" w:tentative="1">
      <w:start w:val="1"/>
      <w:numFmt w:val="bullet"/>
      <w:lvlText w:val="•"/>
      <w:lvlJc w:val="left"/>
      <w:pPr>
        <w:tabs>
          <w:tab w:val="num" w:pos="5760"/>
        </w:tabs>
        <w:ind w:left="5760" w:hanging="360"/>
      </w:pPr>
      <w:rPr>
        <w:rFonts w:ascii="Arial" w:hAnsi="Arial" w:hint="default"/>
      </w:rPr>
    </w:lvl>
    <w:lvl w:ilvl="8" w:tplc="88D85E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17F5BBC"/>
    <w:multiLevelType w:val="hybridMultilevel"/>
    <w:tmpl w:val="6C3E203C"/>
    <w:lvl w:ilvl="0" w:tplc="3148F15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1A1840"/>
    <w:multiLevelType w:val="hybridMultilevel"/>
    <w:tmpl w:val="1C008B98"/>
    <w:lvl w:ilvl="0" w:tplc="E0ACE078">
      <w:start w:val="1"/>
      <w:numFmt w:val="bullet"/>
      <w:lvlText w:val="•"/>
      <w:lvlJc w:val="left"/>
      <w:pPr>
        <w:tabs>
          <w:tab w:val="num" w:pos="720"/>
        </w:tabs>
        <w:ind w:left="720" w:hanging="360"/>
      </w:pPr>
      <w:rPr>
        <w:rFonts w:ascii="Arial" w:hAnsi="Arial" w:hint="default"/>
      </w:rPr>
    </w:lvl>
    <w:lvl w:ilvl="1" w:tplc="03B6B19A" w:tentative="1">
      <w:start w:val="1"/>
      <w:numFmt w:val="bullet"/>
      <w:lvlText w:val="•"/>
      <w:lvlJc w:val="left"/>
      <w:pPr>
        <w:tabs>
          <w:tab w:val="num" w:pos="1440"/>
        </w:tabs>
        <w:ind w:left="1440" w:hanging="360"/>
      </w:pPr>
      <w:rPr>
        <w:rFonts w:ascii="Arial" w:hAnsi="Arial" w:hint="default"/>
      </w:rPr>
    </w:lvl>
    <w:lvl w:ilvl="2" w:tplc="D0E210D4" w:tentative="1">
      <w:start w:val="1"/>
      <w:numFmt w:val="bullet"/>
      <w:lvlText w:val="•"/>
      <w:lvlJc w:val="left"/>
      <w:pPr>
        <w:tabs>
          <w:tab w:val="num" w:pos="2160"/>
        </w:tabs>
        <w:ind w:left="2160" w:hanging="360"/>
      </w:pPr>
      <w:rPr>
        <w:rFonts w:ascii="Arial" w:hAnsi="Arial" w:hint="default"/>
      </w:rPr>
    </w:lvl>
    <w:lvl w:ilvl="3" w:tplc="0B9E1FB8" w:tentative="1">
      <w:start w:val="1"/>
      <w:numFmt w:val="bullet"/>
      <w:lvlText w:val="•"/>
      <w:lvlJc w:val="left"/>
      <w:pPr>
        <w:tabs>
          <w:tab w:val="num" w:pos="2880"/>
        </w:tabs>
        <w:ind w:left="2880" w:hanging="360"/>
      </w:pPr>
      <w:rPr>
        <w:rFonts w:ascii="Arial" w:hAnsi="Arial" w:hint="default"/>
      </w:rPr>
    </w:lvl>
    <w:lvl w:ilvl="4" w:tplc="2C0AE108" w:tentative="1">
      <w:start w:val="1"/>
      <w:numFmt w:val="bullet"/>
      <w:lvlText w:val="•"/>
      <w:lvlJc w:val="left"/>
      <w:pPr>
        <w:tabs>
          <w:tab w:val="num" w:pos="3600"/>
        </w:tabs>
        <w:ind w:left="3600" w:hanging="360"/>
      </w:pPr>
      <w:rPr>
        <w:rFonts w:ascii="Arial" w:hAnsi="Arial" w:hint="default"/>
      </w:rPr>
    </w:lvl>
    <w:lvl w:ilvl="5" w:tplc="6BD2ECA4" w:tentative="1">
      <w:start w:val="1"/>
      <w:numFmt w:val="bullet"/>
      <w:lvlText w:val="•"/>
      <w:lvlJc w:val="left"/>
      <w:pPr>
        <w:tabs>
          <w:tab w:val="num" w:pos="4320"/>
        </w:tabs>
        <w:ind w:left="4320" w:hanging="360"/>
      </w:pPr>
      <w:rPr>
        <w:rFonts w:ascii="Arial" w:hAnsi="Arial" w:hint="default"/>
      </w:rPr>
    </w:lvl>
    <w:lvl w:ilvl="6" w:tplc="F6EC7696" w:tentative="1">
      <w:start w:val="1"/>
      <w:numFmt w:val="bullet"/>
      <w:lvlText w:val="•"/>
      <w:lvlJc w:val="left"/>
      <w:pPr>
        <w:tabs>
          <w:tab w:val="num" w:pos="5040"/>
        </w:tabs>
        <w:ind w:left="5040" w:hanging="360"/>
      </w:pPr>
      <w:rPr>
        <w:rFonts w:ascii="Arial" w:hAnsi="Arial" w:hint="default"/>
      </w:rPr>
    </w:lvl>
    <w:lvl w:ilvl="7" w:tplc="D778B520" w:tentative="1">
      <w:start w:val="1"/>
      <w:numFmt w:val="bullet"/>
      <w:lvlText w:val="•"/>
      <w:lvlJc w:val="left"/>
      <w:pPr>
        <w:tabs>
          <w:tab w:val="num" w:pos="5760"/>
        </w:tabs>
        <w:ind w:left="5760" w:hanging="360"/>
      </w:pPr>
      <w:rPr>
        <w:rFonts w:ascii="Arial" w:hAnsi="Arial" w:hint="default"/>
      </w:rPr>
    </w:lvl>
    <w:lvl w:ilvl="8" w:tplc="1D327C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7584AB4"/>
    <w:multiLevelType w:val="hybridMultilevel"/>
    <w:tmpl w:val="50BCCDC8"/>
    <w:lvl w:ilvl="0" w:tplc="FCFAC71C">
      <w:start w:val="1"/>
      <w:numFmt w:val="bullet"/>
      <w:lvlText w:val="•"/>
      <w:lvlJc w:val="left"/>
      <w:pPr>
        <w:tabs>
          <w:tab w:val="num" w:pos="720"/>
        </w:tabs>
        <w:ind w:left="720" w:hanging="360"/>
      </w:pPr>
      <w:rPr>
        <w:rFonts w:ascii="Arial" w:hAnsi="Arial" w:hint="default"/>
      </w:rPr>
    </w:lvl>
    <w:lvl w:ilvl="1" w:tplc="26E80398" w:tentative="1">
      <w:start w:val="1"/>
      <w:numFmt w:val="bullet"/>
      <w:lvlText w:val="•"/>
      <w:lvlJc w:val="left"/>
      <w:pPr>
        <w:tabs>
          <w:tab w:val="num" w:pos="1440"/>
        </w:tabs>
        <w:ind w:left="1440" w:hanging="360"/>
      </w:pPr>
      <w:rPr>
        <w:rFonts w:ascii="Arial" w:hAnsi="Arial" w:hint="default"/>
      </w:rPr>
    </w:lvl>
    <w:lvl w:ilvl="2" w:tplc="538C7E16" w:tentative="1">
      <w:start w:val="1"/>
      <w:numFmt w:val="bullet"/>
      <w:lvlText w:val="•"/>
      <w:lvlJc w:val="left"/>
      <w:pPr>
        <w:tabs>
          <w:tab w:val="num" w:pos="2160"/>
        </w:tabs>
        <w:ind w:left="2160" w:hanging="360"/>
      </w:pPr>
      <w:rPr>
        <w:rFonts w:ascii="Arial" w:hAnsi="Arial" w:hint="default"/>
      </w:rPr>
    </w:lvl>
    <w:lvl w:ilvl="3" w:tplc="96BA030A" w:tentative="1">
      <w:start w:val="1"/>
      <w:numFmt w:val="bullet"/>
      <w:lvlText w:val="•"/>
      <w:lvlJc w:val="left"/>
      <w:pPr>
        <w:tabs>
          <w:tab w:val="num" w:pos="2880"/>
        </w:tabs>
        <w:ind w:left="2880" w:hanging="360"/>
      </w:pPr>
      <w:rPr>
        <w:rFonts w:ascii="Arial" w:hAnsi="Arial" w:hint="default"/>
      </w:rPr>
    </w:lvl>
    <w:lvl w:ilvl="4" w:tplc="D39CBBF6" w:tentative="1">
      <w:start w:val="1"/>
      <w:numFmt w:val="bullet"/>
      <w:lvlText w:val="•"/>
      <w:lvlJc w:val="left"/>
      <w:pPr>
        <w:tabs>
          <w:tab w:val="num" w:pos="3600"/>
        </w:tabs>
        <w:ind w:left="3600" w:hanging="360"/>
      </w:pPr>
      <w:rPr>
        <w:rFonts w:ascii="Arial" w:hAnsi="Arial" w:hint="default"/>
      </w:rPr>
    </w:lvl>
    <w:lvl w:ilvl="5" w:tplc="3DCAF4C8" w:tentative="1">
      <w:start w:val="1"/>
      <w:numFmt w:val="bullet"/>
      <w:lvlText w:val="•"/>
      <w:lvlJc w:val="left"/>
      <w:pPr>
        <w:tabs>
          <w:tab w:val="num" w:pos="4320"/>
        </w:tabs>
        <w:ind w:left="4320" w:hanging="360"/>
      </w:pPr>
      <w:rPr>
        <w:rFonts w:ascii="Arial" w:hAnsi="Arial" w:hint="default"/>
      </w:rPr>
    </w:lvl>
    <w:lvl w:ilvl="6" w:tplc="5EB0FA30" w:tentative="1">
      <w:start w:val="1"/>
      <w:numFmt w:val="bullet"/>
      <w:lvlText w:val="•"/>
      <w:lvlJc w:val="left"/>
      <w:pPr>
        <w:tabs>
          <w:tab w:val="num" w:pos="5040"/>
        </w:tabs>
        <w:ind w:left="5040" w:hanging="360"/>
      </w:pPr>
      <w:rPr>
        <w:rFonts w:ascii="Arial" w:hAnsi="Arial" w:hint="default"/>
      </w:rPr>
    </w:lvl>
    <w:lvl w:ilvl="7" w:tplc="92C0576A" w:tentative="1">
      <w:start w:val="1"/>
      <w:numFmt w:val="bullet"/>
      <w:lvlText w:val="•"/>
      <w:lvlJc w:val="left"/>
      <w:pPr>
        <w:tabs>
          <w:tab w:val="num" w:pos="5760"/>
        </w:tabs>
        <w:ind w:left="5760" w:hanging="360"/>
      </w:pPr>
      <w:rPr>
        <w:rFonts w:ascii="Arial" w:hAnsi="Arial" w:hint="default"/>
      </w:rPr>
    </w:lvl>
    <w:lvl w:ilvl="8" w:tplc="0148A802" w:tentative="1">
      <w:start w:val="1"/>
      <w:numFmt w:val="bullet"/>
      <w:lvlText w:val="•"/>
      <w:lvlJc w:val="left"/>
      <w:pPr>
        <w:tabs>
          <w:tab w:val="num" w:pos="6480"/>
        </w:tabs>
        <w:ind w:left="6480" w:hanging="360"/>
      </w:pPr>
      <w:rPr>
        <w:rFonts w:ascii="Arial" w:hAnsi="Arial" w:hint="default"/>
      </w:rPr>
    </w:lvl>
  </w:abstractNum>
  <w:num w:numId="1" w16cid:durableId="198980662">
    <w:abstractNumId w:val="1"/>
  </w:num>
  <w:num w:numId="2" w16cid:durableId="1286736689">
    <w:abstractNumId w:val="4"/>
  </w:num>
  <w:num w:numId="3" w16cid:durableId="1401708359">
    <w:abstractNumId w:val="0"/>
  </w:num>
  <w:num w:numId="4" w16cid:durableId="1231960216">
    <w:abstractNumId w:val="5"/>
  </w:num>
  <w:num w:numId="5" w16cid:durableId="520821228">
    <w:abstractNumId w:val="3"/>
  </w:num>
  <w:num w:numId="6" w16cid:durableId="5144625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i, Shicheng">
    <w15:presenceInfo w15:providerId="AD" w15:userId="S::shicheng.li@Vanderbilt.Edu::7425521c-7c11-4331-97d3-6e2702dd7f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axfp5zdsv9dnes2zov0s5stp2vx2zeetsv&quot;&gt;My EndNote Library&lt;record-ids&gt;&lt;item&gt;4&lt;/item&gt;&lt;item&gt;6&lt;/item&gt;&lt;item&gt;7&lt;/item&gt;&lt;item&gt;9&lt;/item&gt;&lt;item&gt;23&lt;/item&gt;&lt;item&gt;25&lt;/item&gt;&lt;item&gt;27&lt;/item&gt;&lt;item&gt;28&lt;/item&gt;&lt;item&gt;29&lt;/item&gt;&lt;item&gt;30&lt;/item&gt;&lt;item&gt;31&lt;/item&gt;&lt;item&gt;32&lt;/item&gt;&lt;item&gt;33&lt;/item&gt;&lt;item&gt;34&lt;/item&gt;&lt;item&gt;35&lt;/item&gt;&lt;item&gt;43&lt;/item&gt;&lt;item&gt;44&lt;/item&gt;&lt;item&gt;45&lt;/item&gt;&lt;item&gt;46&lt;/item&gt;&lt;item&gt;47&lt;/item&gt;&lt;item&gt;50&lt;/item&gt;&lt;item&gt;52&lt;/item&gt;&lt;item&gt;53&lt;/item&gt;&lt;item&gt;54&lt;/item&gt;&lt;item&gt;55&lt;/item&gt;&lt;item&gt;58&lt;/item&gt;&lt;item&gt;59&lt;/item&gt;&lt;item&gt;61&lt;/item&gt;&lt;item&gt;62&lt;/item&gt;&lt;item&gt;63&lt;/item&gt;&lt;item&gt;64&lt;/item&gt;&lt;item&gt;65&lt;/item&gt;&lt;item&gt;67&lt;/item&gt;&lt;item&gt;68&lt;/item&gt;&lt;item&gt;69&lt;/item&gt;&lt;item&gt;72&lt;/item&gt;&lt;item&gt;73&lt;/item&gt;&lt;item&gt;74&lt;/item&gt;&lt;item&gt;75&lt;/item&gt;&lt;/record-ids&gt;&lt;/item&gt;&lt;/Libraries&gt;"/>
  </w:docVars>
  <w:rsids>
    <w:rsidRoot w:val="009750FC"/>
    <w:rsid w:val="00004B51"/>
    <w:rsid w:val="00007B4A"/>
    <w:rsid w:val="00012D7F"/>
    <w:rsid w:val="000143C4"/>
    <w:rsid w:val="00020B8D"/>
    <w:rsid w:val="00020FB3"/>
    <w:rsid w:val="00022038"/>
    <w:rsid w:val="00022644"/>
    <w:rsid w:val="0002594E"/>
    <w:rsid w:val="00034C7B"/>
    <w:rsid w:val="000352E2"/>
    <w:rsid w:val="00035881"/>
    <w:rsid w:val="00040786"/>
    <w:rsid w:val="00045405"/>
    <w:rsid w:val="00052316"/>
    <w:rsid w:val="00052E86"/>
    <w:rsid w:val="00054465"/>
    <w:rsid w:val="0005550E"/>
    <w:rsid w:val="00055666"/>
    <w:rsid w:val="00055704"/>
    <w:rsid w:val="00055B20"/>
    <w:rsid w:val="00057697"/>
    <w:rsid w:val="00062C3D"/>
    <w:rsid w:val="00064C19"/>
    <w:rsid w:val="00065854"/>
    <w:rsid w:val="000664C9"/>
    <w:rsid w:val="000676A3"/>
    <w:rsid w:val="00071EA9"/>
    <w:rsid w:val="000765E1"/>
    <w:rsid w:val="0008135D"/>
    <w:rsid w:val="00082072"/>
    <w:rsid w:val="000825C4"/>
    <w:rsid w:val="000829D5"/>
    <w:rsid w:val="00083191"/>
    <w:rsid w:val="0008650C"/>
    <w:rsid w:val="00087FBD"/>
    <w:rsid w:val="000945E2"/>
    <w:rsid w:val="00097AEF"/>
    <w:rsid w:val="000A2A0B"/>
    <w:rsid w:val="000A421A"/>
    <w:rsid w:val="000A7B86"/>
    <w:rsid w:val="000B46FE"/>
    <w:rsid w:val="000C24F4"/>
    <w:rsid w:val="000C4CD3"/>
    <w:rsid w:val="000D436F"/>
    <w:rsid w:val="000D440C"/>
    <w:rsid w:val="000D4A2A"/>
    <w:rsid w:val="000D71FC"/>
    <w:rsid w:val="000E3CE6"/>
    <w:rsid w:val="000E54CB"/>
    <w:rsid w:val="000F4791"/>
    <w:rsid w:val="000F543F"/>
    <w:rsid w:val="001032E0"/>
    <w:rsid w:val="00103A21"/>
    <w:rsid w:val="0011234C"/>
    <w:rsid w:val="00115325"/>
    <w:rsid w:val="0011783C"/>
    <w:rsid w:val="00122516"/>
    <w:rsid w:val="001276DD"/>
    <w:rsid w:val="00132D32"/>
    <w:rsid w:val="001348D6"/>
    <w:rsid w:val="00134C1B"/>
    <w:rsid w:val="00142060"/>
    <w:rsid w:val="001459BC"/>
    <w:rsid w:val="001501A1"/>
    <w:rsid w:val="00152EAB"/>
    <w:rsid w:val="00155170"/>
    <w:rsid w:val="0015735F"/>
    <w:rsid w:val="001577C7"/>
    <w:rsid w:val="00163894"/>
    <w:rsid w:val="00167005"/>
    <w:rsid w:val="00173A7D"/>
    <w:rsid w:val="001745BD"/>
    <w:rsid w:val="001762FF"/>
    <w:rsid w:val="0017698C"/>
    <w:rsid w:val="00177F64"/>
    <w:rsid w:val="00183096"/>
    <w:rsid w:val="001834FA"/>
    <w:rsid w:val="00184A7B"/>
    <w:rsid w:val="001878F2"/>
    <w:rsid w:val="001905C0"/>
    <w:rsid w:val="00191655"/>
    <w:rsid w:val="0019201F"/>
    <w:rsid w:val="00194157"/>
    <w:rsid w:val="001963F8"/>
    <w:rsid w:val="00197D4A"/>
    <w:rsid w:val="001A0411"/>
    <w:rsid w:val="001A2BDA"/>
    <w:rsid w:val="001B2E8B"/>
    <w:rsid w:val="001B707B"/>
    <w:rsid w:val="001B73CC"/>
    <w:rsid w:val="001C297F"/>
    <w:rsid w:val="001C4210"/>
    <w:rsid w:val="001C6C1B"/>
    <w:rsid w:val="001D00B8"/>
    <w:rsid w:val="001D221E"/>
    <w:rsid w:val="001D6BF4"/>
    <w:rsid w:val="001E138E"/>
    <w:rsid w:val="001E201E"/>
    <w:rsid w:val="001E57B6"/>
    <w:rsid w:val="001F2E6E"/>
    <w:rsid w:val="001F5970"/>
    <w:rsid w:val="001F791A"/>
    <w:rsid w:val="002005FB"/>
    <w:rsid w:val="0020348D"/>
    <w:rsid w:val="00203728"/>
    <w:rsid w:val="00203F91"/>
    <w:rsid w:val="00211BBF"/>
    <w:rsid w:val="0021234D"/>
    <w:rsid w:val="0021244B"/>
    <w:rsid w:val="0021504A"/>
    <w:rsid w:val="002202FC"/>
    <w:rsid w:val="002207A7"/>
    <w:rsid w:val="00225463"/>
    <w:rsid w:val="00225D65"/>
    <w:rsid w:val="00226199"/>
    <w:rsid w:val="00231B86"/>
    <w:rsid w:val="00234C9F"/>
    <w:rsid w:val="00241377"/>
    <w:rsid w:val="0024658D"/>
    <w:rsid w:val="0025605B"/>
    <w:rsid w:val="0025695C"/>
    <w:rsid w:val="00262B80"/>
    <w:rsid w:val="0026486D"/>
    <w:rsid w:val="00266403"/>
    <w:rsid w:val="00266E10"/>
    <w:rsid w:val="00270826"/>
    <w:rsid w:val="002722A2"/>
    <w:rsid w:val="00275783"/>
    <w:rsid w:val="002758E5"/>
    <w:rsid w:val="00277DDA"/>
    <w:rsid w:val="00286488"/>
    <w:rsid w:val="00286748"/>
    <w:rsid w:val="00293994"/>
    <w:rsid w:val="00295590"/>
    <w:rsid w:val="00296D6C"/>
    <w:rsid w:val="00297F35"/>
    <w:rsid w:val="002A1F41"/>
    <w:rsid w:val="002A5A6D"/>
    <w:rsid w:val="002A70F5"/>
    <w:rsid w:val="002B018A"/>
    <w:rsid w:val="002B168C"/>
    <w:rsid w:val="002B27C1"/>
    <w:rsid w:val="002B3C74"/>
    <w:rsid w:val="002B4F8E"/>
    <w:rsid w:val="002B7615"/>
    <w:rsid w:val="002B789A"/>
    <w:rsid w:val="002C3786"/>
    <w:rsid w:val="002C47B9"/>
    <w:rsid w:val="002C6951"/>
    <w:rsid w:val="002D3E13"/>
    <w:rsid w:val="002D5E58"/>
    <w:rsid w:val="002E6049"/>
    <w:rsid w:val="002E72B8"/>
    <w:rsid w:val="002F00D5"/>
    <w:rsid w:val="002F22EE"/>
    <w:rsid w:val="002F3947"/>
    <w:rsid w:val="002F436E"/>
    <w:rsid w:val="002F67E2"/>
    <w:rsid w:val="00300171"/>
    <w:rsid w:val="00302624"/>
    <w:rsid w:val="00303C17"/>
    <w:rsid w:val="00314159"/>
    <w:rsid w:val="0031439B"/>
    <w:rsid w:val="00315387"/>
    <w:rsid w:val="0031584C"/>
    <w:rsid w:val="00317EDB"/>
    <w:rsid w:val="00320AE2"/>
    <w:rsid w:val="00325DAF"/>
    <w:rsid w:val="003278E6"/>
    <w:rsid w:val="00330F1A"/>
    <w:rsid w:val="00331F02"/>
    <w:rsid w:val="00346693"/>
    <w:rsid w:val="00347194"/>
    <w:rsid w:val="003517F9"/>
    <w:rsid w:val="00355668"/>
    <w:rsid w:val="00357387"/>
    <w:rsid w:val="00357CE4"/>
    <w:rsid w:val="00360750"/>
    <w:rsid w:val="00361E01"/>
    <w:rsid w:val="003646EB"/>
    <w:rsid w:val="003647D3"/>
    <w:rsid w:val="00371039"/>
    <w:rsid w:val="00373940"/>
    <w:rsid w:val="003775B7"/>
    <w:rsid w:val="00387EE2"/>
    <w:rsid w:val="00390859"/>
    <w:rsid w:val="003938C3"/>
    <w:rsid w:val="00394BF0"/>
    <w:rsid w:val="003B0031"/>
    <w:rsid w:val="003B0AFC"/>
    <w:rsid w:val="003B0CF4"/>
    <w:rsid w:val="003B29F7"/>
    <w:rsid w:val="003C70AA"/>
    <w:rsid w:val="003D1C0C"/>
    <w:rsid w:val="003D6137"/>
    <w:rsid w:val="003D7779"/>
    <w:rsid w:val="003F2857"/>
    <w:rsid w:val="003F357E"/>
    <w:rsid w:val="003F4789"/>
    <w:rsid w:val="00400080"/>
    <w:rsid w:val="00400DC0"/>
    <w:rsid w:val="00401D0A"/>
    <w:rsid w:val="0040253F"/>
    <w:rsid w:val="00403F96"/>
    <w:rsid w:val="0040575D"/>
    <w:rsid w:val="00406B60"/>
    <w:rsid w:val="00414CF8"/>
    <w:rsid w:val="00416C2A"/>
    <w:rsid w:val="00420191"/>
    <w:rsid w:val="00421F8B"/>
    <w:rsid w:val="00434D35"/>
    <w:rsid w:val="00435026"/>
    <w:rsid w:val="004361F4"/>
    <w:rsid w:val="0043660D"/>
    <w:rsid w:val="00436796"/>
    <w:rsid w:val="00441778"/>
    <w:rsid w:val="00441DEF"/>
    <w:rsid w:val="00442985"/>
    <w:rsid w:val="00445E9E"/>
    <w:rsid w:val="00453146"/>
    <w:rsid w:val="00454253"/>
    <w:rsid w:val="004545E6"/>
    <w:rsid w:val="004569EB"/>
    <w:rsid w:val="0046295C"/>
    <w:rsid w:val="004634C4"/>
    <w:rsid w:val="00464358"/>
    <w:rsid w:val="004650AA"/>
    <w:rsid w:val="004667CE"/>
    <w:rsid w:val="00467F3E"/>
    <w:rsid w:val="004732C5"/>
    <w:rsid w:val="004768CC"/>
    <w:rsid w:val="004773C5"/>
    <w:rsid w:val="00477537"/>
    <w:rsid w:val="00487E68"/>
    <w:rsid w:val="004917A6"/>
    <w:rsid w:val="004951C0"/>
    <w:rsid w:val="00497BEE"/>
    <w:rsid w:val="004A1E37"/>
    <w:rsid w:val="004B14C6"/>
    <w:rsid w:val="004B1EB8"/>
    <w:rsid w:val="004B1F93"/>
    <w:rsid w:val="004B642E"/>
    <w:rsid w:val="004B64E9"/>
    <w:rsid w:val="004C18E9"/>
    <w:rsid w:val="004C1B25"/>
    <w:rsid w:val="004C26DE"/>
    <w:rsid w:val="004C3D37"/>
    <w:rsid w:val="004C4F6E"/>
    <w:rsid w:val="004C7A0B"/>
    <w:rsid w:val="004D1B2A"/>
    <w:rsid w:val="004D4AA3"/>
    <w:rsid w:val="004D5131"/>
    <w:rsid w:val="004D54BB"/>
    <w:rsid w:val="004D55B1"/>
    <w:rsid w:val="004D5A72"/>
    <w:rsid w:val="004D7609"/>
    <w:rsid w:val="004E0BEB"/>
    <w:rsid w:val="004E3BD7"/>
    <w:rsid w:val="004E5B10"/>
    <w:rsid w:val="004F6EED"/>
    <w:rsid w:val="005000DF"/>
    <w:rsid w:val="00504A79"/>
    <w:rsid w:val="00506E69"/>
    <w:rsid w:val="00510378"/>
    <w:rsid w:val="00510820"/>
    <w:rsid w:val="005110B0"/>
    <w:rsid w:val="00515CF7"/>
    <w:rsid w:val="0051611F"/>
    <w:rsid w:val="00520978"/>
    <w:rsid w:val="00520D12"/>
    <w:rsid w:val="00521628"/>
    <w:rsid w:val="005226F1"/>
    <w:rsid w:val="00524B7B"/>
    <w:rsid w:val="0052651A"/>
    <w:rsid w:val="00537599"/>
    <w:rsid w:val="0054600F"/>
    <w:rsid w:val="005543ED"/>
    <w:rsid w:val="00554D8C"/>
    <w:rsid w:val="00555199"/>
    <w:rsid w:val="0056015A"/>
    <w:rsid w:val="00561E19"/>
    <w:rsid w:val="00566316"/>
    <w:rsid w:val="00566696"/>
    <w:rsid w:val="00566EDC"/>
    <w:rsid w:val="005672FA"/>
    <w:rsid w:val="00567AF7"/>
    <w:rsid w:val="00574B05"/>
    <w:rsid w:val="005872B9"/>
    <w:rsid w:val="00587629"/>
    <w:rsid w:val="005910B6"/>
    <w:rsid w:val="005919C6"/>
    <w:rsid w:val="005954D6"/>
    <w:rsid w:val="00595663"/>
    <w:rsid w:val="005A08FE"/>
    <w:rsid w:val="005A095C"/>
    <w:rsid w:val="005A4627"/>
    <w:rsid w:val="005A754F"/>
    <w:rsid w:val="005B21BC"/>
    <w:rsid w:val="005B3C45"/>
    <w:rsid w:val="005B63FA"/>
    <w:rsid w:val="005B68A6"/>
    <w:rsid w:val="005C042F"/>
    <w:rsid w:val="005C1FBD"/>
    <w:rsid w:val="005C22EA"/>
    <w:rsid w:val="005C2EA2"/>
    <w:rsid w:val="005C5023"/>
    <w:rsid w:val="005C61BA"/>
    <w:rsid w:val="005C72C5"/>
    <w:rsid w:val="005C738D"/>
    <w:rsid w:val="005D096A"/>
    <w:rsid w:val="005D1043"/>
    <w:rsid w:val="005D40F9"/>
    <w:rsid w:val="005D7313"/>
    <w:rsid w:val="005D7C83"/>
    <w:rsid w:val="005E2185"/>
    <w:rsid w:val="005E2389"/>
    <w:rsid w:val="005E6496"/>
    <w:rsid w:val="005F0012"/>
    <w:rsid w:val="005F0CD4"/>
    <w:rsid w:val="005F1B2F"/>
    <w:rsid w:val="005F5B10"/>
    <w:rsid w:val="006008BD"/>
    <w:rsid w:val="0060102E"/>
    <w:rsid w:val="00603D54"/>
    <w:rsid w:val="006049D8"/>
    <w:rsid w:val="006065E6"/>
    <w:rsid w:val="00606BAF"/>
    <w:rsid w:val="00613DF7"/>
    <w:rsid w:val="00620BCC"/>
    <w:rsid w:val="00620DF6"/>
    <w:rsid w:val="00625241"/>
    <w:rsid w:val="00625D4D"/>
    <w:rsid w:val="00627119"/>
    <w:rsid w:val="00633A70"/>
    <w:rsid w:val="0063653C"/>
    <w:rsid w:val="00643B5A"/>
    <w:rsid w:val="00650840"/>
    <w:rsid w:val="00652F3D"/>
    <w:rsid w:val="0065627E"/>
    <w:rsid w:val="006618B8"/>
    <w:rsid w:val="00663664"/>
    <w:rsid w:val="006644EC"/>
    <w:rsid w:val="00664D67"/>
    <w:rsid w:val="00672EF3"/>
    <w:rsid w:val="006801D3"/>
    <w:rsid w:val="00681C76"/>
    <w:rsid w:val="00681CD4"/>
    <w:rsid w:val="0068418E"/>
    <w:rsid w:val="006852C1"/>
    <w:rsid w:val="00696F92"/>
    <w:rsid w:val="006A2422"/>
    <w:rsid w:val="006A325F"/>
    <w:rsid w:val="006A7D68"/>
    <w:rsid w:val="006B1424"/>
    <w:rsid w:val="006B157C"/>
    <w:rsid w:val="006B52DA"/>
    <w:rsid w:val="006C0CE0"/>
    <w:rsid w:val="006D0E9E"/>
    <w:rsid w:val="006D35CA"/>
    <w:rsid w:val="006D5F12"/>
    <w:rsid w:val="006D75CB"/>
    <w:rsid w:val="006E0616"/>
    <w:rsid w:val="006E1E66"/>
    <w:rsid w:val="006E3CF3"/>
    <w:rsid w:val="006E6A89"/>
    <w:rsid w:val="006E7C9D"/>
    <w:rsid w:val="006F2FD2"/>
    <w:rsid w:val="006F3C2B"/>
    <w:rsid w:val="006F5EA5"/>
    <w:rsid w:val="006F6104"/>
    <w:rsid w:val="00700B58"/>
    <w:rsid w:val="00701245"/>
    <w:rsid w:val="00705549"/>
    <w:rsid w:val="00705A84"/>
    <w:rsid w:val="007116FC"/>
    <w:rsid w:val="00714D5D"/>
    <w:rsid w:val="00717550"/>
    <w:rsid w:val="0072773E"/>
    <w:rsid w:val="00732944"/>
    <w:rsid w:val="00737C14"/>
    <w:rsid w:val="0074353D"/>
    <w:rsid w:val="007514EE"/>
    <w:rsid w:val="0075247F"/>
    <w:rsid w:val="0075515D"/>
    <w:rsid w:val="00762C2F"/>
    <w:rsid w:val="00763D29"/>
    <w:rsid w:val="00767C63"/>
    <w:rsid w:val="00767EEB"/>
    <w:rsid w:val="00772F6E"/>
    <w:rsid w:val="007846EB"/>
    <w:rsid w:val="007855A2"/>
    <w:rsid w:val="007874ED"/>
    <w:rsid w:val="00793174"/>
    <w:rsid w:val="00793B73"/>
    <w:rsid w:val="00796CB6"/>
    <w:rsid w:val="007977C3"/>
    <w:rsid w:val="007A21E8"/>
    <w:rsid w:val="007A270A"/>
    <w:rsid w:val="007A3364"/>
    <w:rsid w:val="007A4530"/>
    <w:rsid w:val="007A52E8"/>
    <w:rsid w:val="007A5D2B"/>
    <w:rsid w:val="007A7535"/>
    <w:rsid w:val="007B2634"/>
    <w:rsid w:val="007C134B"/>
    <w:rsid w:val="007C17E5"/>
    <w:rsid w:val="007C2FEA"/>
    <w:rsid w:val="007C37A2"/>
    <w:rsid w:val="007C408A"/>
    <w:rsid w:val="007C47BA"/>
    <w:rsid w:val="007D1B7D"/>
    <w:rsid w:val="007D7752"/>
    <w:rsid w:val="007D799D"/>
    <w:rsid w:val="007E795C"/>
    <w:rsid w:val="007F02F6"/>
    <w:rsid w:val="007F295A"/>
    <w:rsid w:val="007F3800"/>
    <w:rsid w:val="007F6265"/>
    <w:rsid w:val="00800B38"/>
    <w:rsid w:val="00816F3C"/>
    <w:rsid w:val="00817C1A"/>
    <w:rsid w:val="00820643"/>
    <w:rsid w:val="00830AB4"/>
    <w:rsid w:val="008327F6"/>
    <w:rsid w:val="0083413E"/>
    <w:rsid w:val="0083637D"/>
    <w:rsid w:val="00837EFA"/>
    <w:rsid w:val="008417DD"/>
    <w:rsid w:val="00841C3C"/>
    <w:rsid w:val="00851F75"/>
    <w:rsid w:val="00853118"/>
    <w:rsid w:val="00855398"/>
    <w:rsid w:val="00855AEE"/>
    <w:rsid w:val="00857944"/>
    <w:rsid w:val="00857E6F"/>
    <w:rsid w:val="0086155F"/>
    <w:rsid w:val="00864927"/>
    <w:rsid w:val="0086608F"/>
    <w:rsid w:val="00872E81"/>
    <w:rsid w:val="00873440"/>
    <w:rsid w:val="00874A33"/>
    <w:rsid w:val="00874D69"/>
    <w:rsid w:val="00880010"/>
    <w:rsid w:val="00883B2B"/>
    <w:rsid w:val="00890793"/>
    <w:rsid w:val="00890AC0"/>
    <w:rsid w:val="00894399"/>
    <w:rsid w:val="0089536A"/>
    <w:rsid w:val="008A13B2"/>
    <w:rsid w:val="008A3B36"/>
    <w:rsid w:val="008A5851"/>
    <w:rsid w:val="008B2EAC"/>
    <w:rsid w:val="008B3E4D"/>
    <w:rsid w:val="008B68F7"/>
    <w:rsid w:val="008C07EA"/>
    <w:rsid w:val="008C18AB"/>
    <w:rsid w:val="008C2865"/>
    <w:rsid w:val="008C7991"/>
    <w:rsid w:val="008D3BE5"/>
    <w:rsid w:val="008D3FCA"/>
    <w:rsid w:val="008D643D"/>
    <w:rsid w:val="008D7B3A"/>
    <w:rsid w:val="008E11A4"/>
    <w:rsid w:val="008E3BA6"/>
    <w:rsid w:val="008E3F87"/>
    <w:rsid w:val="008E56EE"/>
    <w:rsid w:val="008E78D1"/>
    <w:rsid w:val="008F22E7"/>
    <w:rsid w:val="008F312E"/>
    <w:rsid w:val="008F415F"/>
    <w:rsid w:val="008F4F83"/>
    <w:rsid w:val="008F678C"/>
    <w:rsid w:val="008F6CB6"/>
    <w:rsid w:val="008F773C"/>
    <w:rsid w:val="00901F80"/>
    <w:rsid w:val="009044D8"/>
    <w:rsid w:val="009046F9"/>
    <w:rsid w:val="00906FE5"/>
    <w:rsid w:val="00907DF4"/>
    <w:rsid w:val="00914B32"/>
    <w:rsid w:val="009158D7"/>
    <w:rsid w:val="0092250B"/>
    <w:rsid w:val="009315E1"/>
    <w:rsid w:val="009350E1"/>
    <w:rsid w:val="00937905"/>
    <w:rsid w:val="00940826"/>
    <w:rsid w:val="00941560"/>
    <w:rsid w:val="00941AD8"/>
    <w:rsid w:val="00943ACB"/>
    <w:rsid w:val="0096092A"/>
    <w:rsid w:val="00965AB5"/>
    <w:rsid w:val="00971C2F"/>
    <w:rsid w:val="009750FC"/>
    <w:rsid w:val="00975B40"/>
    <w:rsid w:val="009775DC"/>
    <w:rsid w:val="00977D95"/>
    <w:rsid w:val="00997856"/>
    <w:rsid w:val="00997C8D"/>
    <w:rsid w:val="009A2B71"/>
    <w:rsid w:val="009A40E5"/>
    <w:rsid w:val="009B0093"/>
    <w:rsid w:val="009B066F"/>
    <w:rsid w:val="009B0CF2"/>
    <w:rsid w:val="009B27E7"/>
    <w:rsid w:val="009B4F1D"/>
    <w:rsid w:val="009C0068"/>
    <w:rsid w:val="009D014B"/>
    <w:rsid w:val="009D237C"/>
    <w:rsid w:val="009D38F7"/>
    <w:rsid w:val="009D6D43"/>
    <w:rsid w:val="009F0547"/>
    <w:rsid w:val="009F7FB4"/>
    <w:rsid w:val="00A0121B"/>
    <w:rsid w:val="00A1221C"/>
    <w:rsid w:val="00A130B4"/>
    <w:rsid w:val="00A14D15"/>
    <w:rsid w:val="00A1791D"/>
    <w:rsid w:val="00A20956"/>
    <w:rsid w:val="00A22028"/>
    <w:rsid w:val="00A379C5"/>
    <w:rsid w:val="00A40CDE"/>
    <w:rsid w:val="00A412A5"/>
    <w:rsid w:val="00A43DA9"/>
    <w:rsid w:val="00A46AC4"/>
    <w:rsid w:val="00A4799D"/>
    <w:rsid w:val="00A57369"/>
    <w:rsid w:val="00A57D9D"/>
    <w:rsid w:val="00A63741"/>
    <w:rsid w:val="00A63D6C"/>
    <w:rsid w:val="00A64826"/>
    <w:rsid w:val="00A649FA"/>
    <w:rsid w:val="00A65A34"/>
    <w:rsid w:val="00A72F3E"/>
    <w:rsid w:val="00A75722"/>
    <w:rsid w:val="00A76595"/>
    <w:rsid w:val="00A76C1C"/>
    <w:rsid w:val="00A825C2"/>
    <w:rsid w:val="00A85EB3"/>
    <w:rsid w:val="00A90D23"/>
    <w:rsid w:val="00A92513"/>
    <w:rsid w:val="00A92948"/>
    <w:rsid w:val="00AA2BA7"/>
    <w:rsid w:val="00AA454D"/>
    <w:rsid w:val="00AA5F41"/>
    <w:rsid w:val="00AB0246"/>
    <w:rsid w:val="00AB72A1"/>
    <w:rsid w:val="00AC1B01"/>
    <w:rsid w:val="00AC32F7"/>
    <w:rsid w:val="00AC7894"/>
    <w:rsid w:val="00AD14E9"/>
    <w:rsid w:val="00AD2E1A"/>
    <w:rsid w:val="00AD390D"/>
    <w:rsid w:val="00AE47AA"/>
    <w:rsid w:val="00AE5484"/>
    <w:rsid w:val="00AE5952"/>
    <w:rsid w:val="00AE7AAB"/>
    <w:rsid w:val="00AF1A66"/>
    <w:rsid w:val="00AF1E0C"/>
    <w:rsid w:val="00AF3015"/>
    <w:rsid w:val="00AF4976"/>
    <w:rsid w:val="00AF4C4E"/>
    <w:rsid w:val="00AF50B3"/>
    <w:rsid w:val="00B021FB"/>
    <w:rsid w:val="00B024E9"/>
    <w:rsid w:val="00B06F40"/>
    <w:rsid w:val="00B1006F"/>
    <w:rsid w:val="00B13BC6"/>
    <w:rsid w:val="00B218E2"/>
    <w:rsid w:val="00B2559A"/>
    <w:rsid w:val="00B269B3"/>
    <w:rsid w:val="00B3682C"/>
    <w:rsid w:val="00B413ED"/>
    <w:rsid w:val="00B45B2F"/>
    <w:rsid w:val="00B50297"/>
    <w:rsid w:val="00B50989"/>
    <w:rsid w:val="00B52386"/>
    <w:rsid w:val="00B55E5A"/>
    <w:rsid w:val="00B57F71"/>
    <w:rsid w:val="00B601C4"/>
    <w:rsid w:val="00B611F7"/>
    <w:rsid w:val="00B626BE"/>
    <w:rsid w:val="00B66930"/>
    <w:rsid w:val="00B74A47"/>
    <w:rsid w:val="00B807C6"/>
    <w:rsid w:val="00B833C4"/>
    <w:rsid w:val="00B83DA0"/>
    <w:rsid w:val="00B84EDF"/>
    <w:rsid w:val="00B85A35"/>
    <w:rsid w:val="00B878D4"/>
    <w:rsid w:val="00B97567"/>
    <w:rsid w:val="00B97E5B"/>
    <w:rsid w:val="00BA2669"/>
    <w:rsid w:val="00BA4BB2"/>
    <w:rsid w:val="00BA5033"/>
    <w:rsid w:val="00BA708C"/>
    <w:rsid w:val="00BB0BCA"/>
    <w:rsid w:val="00BC060B"/>
    <w:rsid w:val="00BC2E81"/>
    <w:rsid w:val="00BC3FAD"/>
    <w:rsid w:val="00BC667B"/>
    <w:rsid w:val="00BD0BBF"/>
    <w:rsid w:val="00BD414E"/>
    <w:rsid w:val="00BD465C"/>
    <w:rsid w:val="00BD5EF1"/>
    <w:rsid w:val="00BE1B60"/>
    <w:rsid w:val="00BE2B7C"/>
    <w:rsid w:val="00BE4998"/>
    <w:rsid w:val="00BF1036"/>
    <w:rsid w:val="00BF3D10"/>
    <w:rsid w:val="00BF457D"/>
    <w:rsid w:val="00BF47E3"/>
    <w:rsid w:val="00C0241A"/>
    <w:rsid w:val="00C03FC3"/>
    <w:rsid w:val="00C07CF4"/>
    <w:rsid w:val="00C1149C"/>
    <w:rsid w:val="00C17335"/>
    <w:rsid w:val="00C26C43"/>
    <w:rsid w:val="00C300EA"/>
    <w:rsid w:val="00C30BFE"/>
    <w:rsid w:val="00C363CF"/>
    <w:rsid w:val="00C37A2E"/>
    <w:rsid w:val="00C40A7A"/>
    <w:rsid w:val="00C46ABF"/>
    <w:rsid w:val="00C5405B"/>
    <w:rsid w:val="00C614E7"/>
    <w:rsid w:val="00C63C3E"/>
    <w:rsid w:val="00C65FF9"/>
    <w:rsid w:val="00C666BF"/>
    <w:rsid w:val="00C667CE"/>
    <w:rsid w:val="00C7437E"/>
    <w:rsid w:val="00C7594B"/>
    <w:rsid w:val="00C81ED6"/>
    <w:rsid w:val="00C830E7"/>
    <w:rsid w:val="00C8395E"/>
    <w:rsid w:val="00C87E77"/>
    <w:rsid w:val="00C91546"/>
    <w:rsid w:val="00C961A3"/>
    <w:rsid w:val="00CA0C5A"/>
    <w:rsid w:val="00CA18EB"/>
    <w:rsid w:val="00CA471B"/>
    <w:rsid w:val="00CA52F0"/>
    <w:rsid w:val="00CA7F7B"/>
    <w:rsid w:val="00CB5B65"/>
    <w:rsid w:val="00CB5F9B"/>
    <w:rsid w:val="00CB773C"/>
    <w:rsid w:val="00CB77A8"/>
    <w:rsid w:val="00CC5358"/>
    <w:rsid w:val="00CC58D9"/>
    <w:rsid w:val="00CC594D"/>
    <w:rsid w:val="00CC7997"/>
    <w:rsid w:val="00CD35A3"/>
    <w:rsid w:val="00CD41CA"/>
    <w:rsid w:val="00CD5189"/>
    <w:rsid w:val="00CE0B48"/>
    <w:rsid w:val="00CE1537"/>
    <w:rsid w:val="00CE6E41"/>
    <w:rsid w:val="00CF0462"/>
    <w:rsid w:val="00CF108B"/>
    <w:rsid w:val="00CF1788"/>
    <w:rsid w:val="00CF2C0B"/>
    <w:rsid w:val="00CF3D4D"/>
    <w:rsid w:val="00CF6ACA"/>
    <w:rsid w:val="00D02816"/>
    <w:rsid w:val="00D03375"/>
    <w:rsid w:val="00D140C5"/>
    <w:rsid w:val="00D20C60"/>
    <w:rsid w:val="00D257F0"/>
    <w:rsid w:val="00D25847"/>
    <w:rsid w:val="00D27307"/>
    <w:rsid w:val="00D31478"/>
    <w:rsid w:val="00D31F07"/>
    <w:rsid w:val="00D369C7"/>
    <w:rsid w:val="00D3760D"/>
    <w:rsid w:val="00D41E08"/>
    <w:rsid w:val="00D42C81"/>
    <w:rsid w:val="00D43230"/>
    <w:rsid w:val="00D434CD"/>
    <w:rsid w:val="00D466D9"/>
    <w:rsid w:val="00D50F0D"/>
    <w:rsid w:val="00D53995"/>
    <w:rsid w:val="00D54250"/>
    <w:rsid w:val="00D562AE"/>
    <w:rsid w:val="00D60301"/>
    <w:rsid w:val="00D6196E"/>
    <w:rsid w:val="00D623B3"/>
    <w:rsid w:val="00D62CE1"/>
    <w:rsid w:val="00D64F48"/>
    <w:rsid w:val="00D65860"/>
    <w:rsid w:val="00D67CB2"/>
    <w:rsid w:val="00D70C3F"/>
    <w:rsid w:val="00D7284F"/>
    <w:rsid w:val="00D7432D"/>
    <w:rsid w:val="00D75D2F"/>
    <w:rsid w:val="00D803A3"/>
    <w:rsid w:val="00D80A78"/>
    <w:rsid w:val="00D8321A"/>
    <w:rsid w:val="00D85733"/>
    <w:rsid w:val="00D858B8"/>
    <w:rsid w:val="00D86705"/>
    <w:rsid w:val="00D936A6"/>
    <w:rsid w:val="00DB23A8"/>
    <w:rsid w:val="00DB25A3"/>
    <w:rsid w:val="00DB2C71"/>
    <w:rsid w:val="00DB478E"/>
    <w:rsid w:val="00DB7468"/>
    <w:rsid w:val="00DB7D2F"/>
    <w:rsid w:val="00DC1C69"/>
    <w:rsid w:val="00DC214B"/>
    <w:rsid w:val="00DC42A1"/>
    <w:rsid w:val="00DC4C05"/>
    <w:rsid w:val="00DC5464"/>
    <w:rsid w:val="00DC6747"/>
    <w:rsid w:val="00DC71CD"/>
    <w:rsid w:val="00DD0B89"/>
    <w:rsid w:val="00DD4A2F"/>
    <w:rsid w:val="00DE1125"/>
    <w:rsid w:val="00DE16C0"/>
    <w:rsid w:val="00DE4467"/>
    <w:rsid w:val="00DE53F3"/>
    <w:rsid w:val="00DE7428"/>
    <w:rsid w:val="00DF0963"/>
    <w:rsid w:val="00DF3051"/>
    <w:rsid w:val="00DF4EFE"/>
    <w:rsid w:val="00DF6D7D"/>
    <w:rsid w:val="00E110AD"/>
    <w:rsid w:val="00E12252"/>
    <w:rsid w:val="00E13A39"/>
    <w:rsid w:val="00E13EA8"/>
    <w:rsid w:val="00E14E1A"/>
    <w:rsid w:val="00E14E54"/>
    <w:rsid w:val="00E159A6"/>
    <w:rsid w:val="00E1671B"/>
    <w:rsid w:val="00E253D2"/>
    <w:rsid w:val="00E30CE6"/>
    <w:rsid w:val="00E31011"/>
    <w:rsid w:val="00E31239"/>
    <w:rsid w:val="00E32CA3"/>
    <w:rsid w:val="00E334BF"/>
    <w:rsid w:val="00E34382"/>
    <w:rsid w:val="00E35CE5"/>
    <w:rsid w:val="00E41255"/>
    <w:rsid w:val="00E43483"/>
    <w:rsid w:val="00E453E2"/>
    <w:rsid w:val="00E468FA"/>
    <w:rsid w:val="00E51D78"/>
    <w:rsid w:val="00E54DF3"/>
    <w:rsid w:val="00E55BFE"/>
    <w:rsid w:val="00E677E6"/>
    <w:rsid w:val="00E754E2"/>
    <w:rsid w:val="00E77990"/>
    <w:rsid w:val="00E84FE8"/>
    <w:rsid w:val="00E93A7E"/>
    <w:rsid w:val="00E93F56"/>
    <w:rsid w:val="00E95488"/>
    <w:rsid w:val="00E96BDD"/>
    <w:rsid w:val="00EA207C"/>
    <w:rsid w:val="00EA303C"/>
    <w:rsid w:val="00EB677C"/>
    <w:rsid w:val="00EB7AEA"/>
    <w:rsid w:val="00EC232B"/>
    <w:rsid w:val="00EC3BEC"/>
    <w:rsid w:val="00EC7890"/>
    <w:rsid w:val="00ED01B3"/>
    <w:rsid w:val="00ED4C52"/>
    <w:rsid w:val="00ED63D0"/>
    <w:rsid w:val="00EF34D4"/>
    <w:rsid w:val="00EF73CF"/>
    <w:rsid w:val="00F01FA5"/>
    <w:rsid w:val="00F032E3"/>
    <w:rsid w:val="00F07DB9"/>
    <w:rsid w:val="00F1509C"/>
    <w:rsid w:val="00F23210"/>
    <w:rsid w:val="00F26128"/>
    <w:rsid w:val="00F32A14"/>
    <w:rsid w:val="00F34FFD"/>
    <w:rsid w:val="00F3592A"/>
    <w:rsid w:val="00F35D47"/>
    <w:rsid w:val="00F40330"/>
    <w:rsid w:val="00F40E02"/>
    <w:rsid w:val="00F41375"/>
    <w:rsid w:val="00F44447"/>
    <w:rsid w:val="00F46E5A"/>
    <w:rsid w:val="00F47AD4"/>
    <w:rsid w:val="00F47B59"/>
    <w:rsid w:val="00F548D3"/>
    <w:rsid w:val="00F60D3D"/>
    <w:rsid w:val="00F623CD"/>
    <w:rsid w:val="00F655B1"/>
    <w:rsid w:val="00F726BB"/>
    <w:rsid w:val="00F72FA1"/>
    <w:rsid w:val="00F73AAE"/>
    <w:rsid w:val="00F74A5A"/>
    <w:rsid w:val="00F8128F"/>
    <w:rsid w:val="00F85BA3"/>
    <w:rsid w:val="00F9091F"/>
    <w:rsid w:val="00F9356A"/>
    <w:rsid w:val="00F94C1C"/>
    <w:rsid w:val="00F96B6C"/>
    <w:rsid w:val="00F97691"/>
    <w:rsid w:val="00FA091F"/>
    <w:rsid w:val="00FA334F"/>
    <w:rsid w:val="00FA6FCA"/>
    <w:rsid w:val="00FB0DA5"/>
    <w:rsid w:val="00FB2245"/>
    <w:rsid w:val="00FB6EDB"/>
    <w:rsid w:val="00FB76F5"/>
    <w:rsid w:val="00FC1463"/>
    <w:rsid w:val="00FC19B4"/>
    <w:rsid w:val="00FC263E"/>
    <w:rsid w:val="00FC285B"/>
    <w:rsid w:val="00FC56B7"/>
    <w:rsid w:val="00FD18D0"/>
    <w:rsid w:val="00FD1CD5"/>
    <w:rsid w:val="00FD3F92"/>
    <w:rsid w:val="00FD59F3"/>
    <w:rsid w:val="00FD6952"/>
    <w:rsid w:val="00FE2EC7"/>
    <w:rsid w:val="00FE3612"/>
    <w:rsid w:val="00FE61EA"/>
    <w:rsid w:val="00FF5C32"/>
    <w:rsid w:val="00FF72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74B8C"/>
  <w15:chartTrackingRefBased/>
  <w15:docId w15:val="{A2DD9409-3939-4BC5-A455-A67DE5094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765E1"/>
    <w:pPr>
      <w:spacing w:after="200" w:line="240" w:lineRule="auto"/>
    </w:pPr>
    <w:rPr>
      <w:i/>
      <w:iCs/>
      <w:color w:val="44546A" w:themeColor="text2"/>
      <w:kern w:val="2"/>
      <w:sz w:val="18"/>
      <w:szCs w:val="18"/>
      <w14:ligatures w14:val="standardContextual"/>
    </w:rPr>
  </w:style>
  <w:style w:type="paragraph" w:styleId="ListParagraph">
    <w:name w:val="List Paragraph"/>
    <w:basedOn w:val="Normal"/>
    <w:uiPriority w:val="34"/>
    <w:qFormat/>
    <w:rsid w:val="00D936A6"/>
    <w:pPr>
      <w:ind w:left="720"/>
      <w:contextualSpacing/>
    </w:pPr>
  </w:style>
  <w:style w:type="paragraph" w:customStyle="1" w:styleId="EndNoteBibliography">
    <w:name w:val="EndNote Bibliography"/>
    <w:basedOn w:val="Normal"/>
    <w:link w:val="EndNoteBibliographyChar"/>
    <w:rsid w:val="00AB72A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B72A1"/>
    <w:rPr>
      <w:rFonts w:ascii="Calibri" w:hAnsi="Calibri" w:cs="Calibri"/>
      <w:noProof/>
    </w:rPr>
  </w:style>
  <w:style w:type="paragraph" w:customStyle="1" w:styleId="EndNoteBibliographyTitle">
    <w:name w:val="EndNote Bibliography Title"/>
    <w:basedOn w:val="Normal"/>
    <w:link w:val="EndNoteBibliographyTitleChar"/>
    <w:rsid w:val="00BE2B7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E2B7C"/>
    <w:rPr>
      <w:rFonts w:ascii="Calibri" w:hAnsi="Calibri" w:cs="Calibri"/>
      <w:noProof/>
    </w:rPr>
  </w:style>
  <w:style w:type="table" w:styleId="TableGrid">
    <w:name w:val="Table Grid"/>
    <w:basedOn w:val="TableNormal"/>
    <w:uiPriority w:val="39"/>
    <w:rsid w:val="00625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52EA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556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ACorrespondingAuthorFootnoteChar">
    <w:name w:val="FA_Corresponding_Author_Footnote Char"/>
    <w:link w:val="FACorrespondingAuthorFootnote"/>
    <w:locked/>
    <w:rsid w:val="00793174"/>
    <w:rPr>
      <w:rFonts w:ascii="Times" w:eastAsia="Times New Roman" w:hAnsi="Times" w:cs="Times New Roman"/>
      <w:sz w:val="24"/>
      <w:szCs w:val="20"/>
      <w:lang w:eastAsia="en-US"/>
    </w:rPr>
  </w:style>
  <w:style w:type="paragraph" w:customStyle="1" w:styleId="FACorrespondingAuthorFootnote">
    <w:name w:val="FA_Corresponding_Author_Footnote"/>
    <w:basedOn w:val="Normal"/>
    <w:next w:val="Normal"/>
    <w:link w:val="FACorrespondingAuthorFootnoteChar"/>
    <w:rsid w:val="00793174"/>
    <w:pPr>
      <w:spacing w:after="200" w:line="480" w:lineRule="auto"/>
      <w:jc w:val="both"/>
    </w:pPr>
    <w:rPr>
      <w:rFonts w:ascii="Times" w:eastAsia="Times New Roman" w:hAnsi="Times" w:cs="Times New Roman"/>
      <w:sz w:val="24"/>
      <w:szCs w:val="20"/>
      <w:lang w:eastAsia="en-US"/>
    </w:rPr>
  </w:style>
  <w:style w:type="character" w:customStyle="1" w:styleId="accordion-tabbedtab-mobile">
    <w:name w:val="accordion-tabbed__tab-mobile"/>
    <w:basedOn w:val="DefaultParagraphFont"/>
    <w:rsid w:val="00793174"/>
  </w:style>
  <w:style w:type="paragraph" w:styleId="Revision">
    <w:name w:val="Revision"/>
    <w:hidden/>
    <w:uiPriority w:val="99"/>
    <w:semiHidden/>
    <w:rsid w:val="00793174"/>
    <w:pPr>
      <w:spacing w:after="0" w:line="240" w:lineRule="auto"/>
    </w:pPr>
  </w:style>
  <w:style w:type="character" w:styleId="CommentReference">
    <w:name w:val="annotation reference"/>
    <w:basedOn w:val="DefaultParagraphFont"/>
    <w:uiPriority w:val="99"/>
    <w:semiHidden/>
    <w:unhideWhenUsed/>
    <w:rsid w:val="00793174"/>
    <w:rPr>
      <w:sz w:val="16"/>
      <w:szCs w:val="16"/>
    </w:rPr>
  </w:style>
  <w:style w:type="paragraph" w:styleId="CommentText">
    <w:name w:val="annotation text"/>
    <w:basedOn w:val="Normal"/>
    <w:link w:val="CommentTextChar"/>
    <w:uiPriority w:val="99"/>
    <w:unhideWhenUsed/>
    <w:rsid w:val="00793174"/>
    <w:pPr>
      <w:spacing w:line="240" w:lineRule="auto"/>
    </w:pPr>
    <w:rPr>
      <w:sz w:val="20"/>
      <w:szCs w:val="20"/>
    </w:rPr>
  </w:style>
  <w:style w:type="character" w:customStyle="1" w:styleId="CommentTextChar">
    <w:name w:val="Comment Text Char"/>
    <w:basedOn w:val="DefaultParagraphFont"/>
    <w:link w:val="CommentText"/>
    <w:uiPriority w:val="99"/>
    <w:rsid w:val="00793174"/>
    <w:rPr>
      <w:sz w:val="20"/>
      <w:szCs w:val="20"/>
    </w:rPr>
  </w:style>
  <w:style w:type="paragraph" w:styleId="CommentSubject">
    <w:name w:val="annotation subject"/>
    <w:basedOn w:val="CommentText"/>
    <w:next w:val="CommentText"/>
    <w:link w:val="CommentSubjectChar"/>
    <w:uiPriority w:val="99"/>
    <w:semiHidden/>
    <w:unhideWhenUsed/>
    <w:rsid w:val="00793174"/>
    <w:rPr>
      <w:b/>
      <w:bCs/>
    </w:rPr>
  </w:style>
  <w:style w:type="character" w:customStyle="1" w:styleId="CommentSubjectChar">
    <w:name w:val="Comment Subject Char"/>
    <w:basedOn w:val="CommentTextChar"/>
    <w:link w:val="CommentSubject"/>
    <w:uiPriority w:val="99"/>
    <w:semiHidden/>
    <w:rsid w:val="00793174"/>
    <w:rPr>
      <w:b/>
      <w:bCs/>
      <w:sz w:val="20"/>
      <w:szCs w:val="20"/>
    </w:rPr>
  </w:style>
  <w:style w:type="character" w:styleId="Hyperlink">
    <w:name w:val="Hyperlink"/>
    <w:basedOn w:val="DefaultParagraphFont"/>
    <w:uiPriority w:val="99"/>
    <w:unhideWhenUsed/>
    <w:rsid w:val="009D237C"/>
    <w:rPr>
      <w:color w:val="0563C1" w:themeColor="hyperlink"/>
      <w:u w:val="single"/>
    </w:rPr>
  </w:style>
  <w:style w:type="character" w:styleId="UnresolvedMention">
    <w:name w:val="Unresolved Mention"/>
    <w:basedOn w:val="DefaultParagraphFont"/>
    <w:uiPriority w:val="99"/>
    <w:semiHidden/>
    <w:unhideWhenUsed/>
    <w:rsid w:val="009D237C"/>
    <w:rPr>
      <w:color w:val="605E5C"/>
      <w:shd w:val="clear" w:color="auto" w:fill="E1DFDD"/>
    </w:rPr>
  </w:style>
  <w:style w:type="paragraph" w:styleId="Header">
    <w:name w:val="header"/>
    <w:basedOn w:val="Normal"/>
    <w:link w:val="HeaderChar"/>
    <w:uiPriority w:val="99"/>
    <w:unhideWhenUsed/>
    <w:rsid w:val="00E30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CE6"/>
  </w:style>
  <w:style w:type="paragraph" w:styleId="Footer">
    <w:name w:val="footer"/>
    <w:basedOn w:val="Normal"/>
    <w:link w:val="FooterChar"/>
    <w:uiPriority w:val="99"/>
    <w:unhideWhenUsed/>
    <w:rsid w:val="00E30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CE6"/>
  </w:style>
  <w:style w:type="character" w:styleId="PageNumber">
    <w:name w:val="page number"/>
    <w:basedOn w:val="DefaultParagraphFont"/>
    <w:uiPriority w:val="99"/>
    <w:semiHidden/>
    <w:unhideWhenUsed/>
    <w:rsid w:val="00830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49611">
      <w:bodyDiv w:val="1"/>
      <w:marLeft w:val="0"/>
      <w:marRight w:val="0"/>
      <w:marTop w:val="0"/>
      <w:marBottom w:val="0"/>
      <w:divBdr>
        <w:top w:val="none" w:sz="0" w:space="0" w:color="auto"/>
        <w:left w:val="none" w:sz="0" w:space="0" w:color="auto"/>
        <w:bottom w:val="none" w:sz="0" w:space="0" w:color="auto"/>
        <w:right w:val="none" w:sz="0" w:space="0" w:color="auto"/>
      </w:divBdr>
    </w:div>
    <w:div w:id="796722952">
      <w:bodyDiv w:val="1"/>
      <w:marLeft w:val="0"/>
      <w:marRight w:val="0"/>
      <w:marTop w:val="0"/>
      <w:marBottom w:val="0"/>
      <w:divBdr>
        <w:top w:val="none" w:sz="0" w:space="0" w:color="auto"/>
        <w:left w:val="none" w:sz="0" w:space="0" w:color="auto"/>
        <w:bottom w:val="none" w:sz="0" w:space="0" w:color="auto"/>
        <w:right w:val="none" w:sz="0" w:space="0" w:color="auto"/>
      </w:divBdr>
    </w:div>
    <w:div w:id="840584770">
      <w:bodyDiv w:val="1"/>
      <w:marLeft w:val="0"/>
      <w:marRight w:val="0"/>
      <w:marTop w:val="0"/>
      <w:marBottom w:val="0"/>
      <w:divBdr>
        <w:top w:val="none" w:sz="0" w:space="0" w:color="auto"/>
        <w:left w:val="none" w:sz="0" w:space="0" w:color="auto"/>
        <w:bottom w:val="none" w:sz="0" w:space="0" w:color="auto"/>
        <w:right w:val="none" w:sz="0" w:space="0" w:color="auto"/>
      </w:divBdr>
    </w:div>
    <w:div w:id="902449172">
      <w:bodyDiv w:val="1"/>
      <w:marLeft w:val="0"/>
      <w:marRight w:val="0"/>
      <w:marTop w:val="0"/>
      <w:marBottom w:val="0"/>
      <w:divBdr>
        <w:top w:val="none" w:sz="0" w:space="0" w:color="auto"/>
        <w:left w:val="none" w:sz="0" w:space="0" w:color="auto"/>
        <w:bottom w:val="none" w:sz="0" w:space="0" w:color="auto"/>
        <w:right w:val="none" w:sz="0" w:space="0" w:color="auto"/>
      </w:divBdr>
    </w:div>
    <w:div w:id="1973898443">
      <w:bodyDiv w:val="1"/>
      <w:marLeft w:val="0"/>
      <w:marRight w:val="0"/>
      <w:marTop w:val="0"/>
      <w:marBottom w:val="0"/>
      <w:divBdr>
        <w:top w:val="none" w:sz="0" w:space="0" w:color="auto"/>
        <w:left w:val="none" w:sz="0" w:space="0" w:color="auto"/>
        <w:bottom w:val="none" w:sz="0" w:space="0" w:color="auto"/>
        <w:right w:val="none" w:sz="0" w:space="0" w:color="auto"/>
      </w:divBdr>
      <w:divsChild>
        <w:div w:id="1616132647">
          <w:marLeft w:val="360"/>
          <w:marRight w:val="0"/>
          <w:marTop w:val="200"/>
          <w:marBottom w:val="0"/>
          <w:divBdr>
            <w:top w:val="none" w:sz="0" w:space="0" w:color="auto"/>
            <w:left w:val="none" w:sz="0" w:space="0" w:color="auto"/>
            <w:bottom w:val="none" w:sz="0" w:space="0" w:color="auto"/>
            <w:right w:val="none" w:sz="0" w:space="0" w:color="auto"/>
          </w:divBdr>
        </w:div>
      </w:divsChild>
    </w:div>
    <w:div w:id="204664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heinlee/Ln-coordination-insigh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6EDD1-94DD-4301-8177-F82116816977}">
  <ds:schemaRefs>
    <ds:schemaRef ds:uri="http://schemas.openxmlformats.org/officeDocument/2006/bibliography"/>
  </ds:schemaRefs>
</ds:datastoreItem>
</file>

<file path=docMetadata/LabelInfo.xml><?xml version="1.0" encoding="utf-8"?>
<clbl:labelList xmlns:clbl="http://schemas.microsoft.com/office/2020/mipLabelMetadata">
  <clbl:label id="{ba5a7f39-e3be-4ab3-b450-67fa80faecad}" enabled="0" method="" siteId="{ba5a7f39-e3be-4ab3-b450-67fa80faecad}" removed="1"/>
</clbl:labelList>
</file>

<file path=docProps/app.xml><?xml version="1.0" encoding="utf-8"?>
<Properties xmlns="http://schemas.openxmlformats.org/officeDocument/2006/extended-properties" xmlns:vt="http://schemas.openxmlformats.org/officeDocument/2006/docPropsVTypes">
  <Template>Normal.dotm</Template>
  <TotalTime>20</TotalTime>
  <Pages>15</Pages>
  <Words>3042</Words>
  <Characters>17344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20346</CharactersWithSpaces>
  <SharedDoc>false</SharedDoc>
  <HLinks>
    <vt:vector size="12" baseType="variant">
      <vt:variant>
        <vt:i4>720990</vt:i4>
      </vt:variant>
      <vt:variant>
        <vt:i4>108</vt:i4>
      </vt:variant>
      <vt:variant>
        <vt:i4>0</vt:i4>
      </vt:variant>
      <vt:variant>
        <vt:i4>5</vt:i4>
      </vt:variant>
      <vt:variant>
        <vt:lpwstr>https://www.ccdc.cam.ac.uk/solutions/software/csd-python/</vt:lpwstr>
      </vt:variant>
      <vt:variant>
        <vt:lpwstr/>
      </vt:variant>
      <vt:variant>
        <vt:i4>786458</vt:i4>
      </vt:variant>
      <vt:variant>
        <vt:i4>103</vt:i4>
      </vt:variant>
      <vt:variant>
        <vt:i4>0</vt:i4>
      </vt:variant>
      <vt:variant>
        <vt:i4>5</vt:i4>
      </vt:variant>
      <vt:variant>
        <vt:lpwstr>https://github.com/sheinlee/Ln-coordination-insights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Shicheng</dc:creator>
  <cp:keywords/>
  <dc:description/>
  <cp:lastModifiedBy>Li, Shicheng</cp:lastModifiedBy>
  <cp:revision>19</cp:revision>
  <cp:lastPrinted>2023-12-13T04:06:00Z</cp:lastPrinted>
  <dcterms:created xsi:type="dcterms:W3CDTF">2024-05-15T14:37:00Z</dcterms:created>
  <dcterms:modified xsi:type="dcterms:W3CDTF">2024-06-21T15:24:00Z</dcterms:modified>
</cp:coreProperties>
</file>